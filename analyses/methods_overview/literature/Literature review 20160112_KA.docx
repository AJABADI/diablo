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47DF2B" w14:textId="6BEAEDD6" w:rsidR="00D437A6" w:rsidRPr="00E80984" w:rsidRDefault="003F6DF8" w:rsidP="0035285C">
      <w:pPr>
        <w:pStyle w:val="ManuscriptHeading1"/>
        <w:numPr>
          <w:ilvl w:val="0"/>
          <w:numId w:val="0"/>
        </w:numPr>
        <w:tabs>
          <w:tab w:val="left" w:pos="8100"/>
        </w:tabs>
        <w:ind w:left="360" w:hanging="360"/>
        <w:rPr>
          <w:lang w:val="en-AU"/>
        </w:rPr>
      </w:pPr>
      <w:bookmarkStart w:id="0" w:name="_Toc233262401"/>
      <w:r w:rsidRPr="00E80984">
        <w:rPr>
          <w:lang w:val="en-AU"/>
        </w:rPr>
        <w:t xml:space="preserve">Chapter One: </w:t>
      </w:r>
      <w:bookmarkEnd w:id="0"/>
      <w:r w:rsidRPr="00E80984">
        <w:rPr>
          <w:lang w:val="en-AU"/>
        </w:rPr>
        <w:t>Introduction</w:t>
      </w:r>
    </w:p>
    <w:p w14:paraId="72F57D56" w14:textId="77777777" w:rsidR="00D437A6" w:rsidRPr="00E80984" w:rsidRDefault="00D437A6" w:rsidP="00386947">
      <w:pPr>
        <w:pStyle w:val="ManuscriptHeading2"/>
        <w:tabs>
          <w:tab w:val="left" w:pos="8100"/>
        </w:tabs>
        <w:spacing w:before="0"/>
        <w:ind w:left="794" w:hanging="652"/>
        <w:rPr>
          <w:lang w:val="en-AU"/>
        </w:rPr>
      </w:pPr>
      <w:bookmarkStart w:id="1" w:name="_Toc233262402"/>
      <w:r w:rsidRPr="00E80984">
        <w:rPr>
          <w:lang w:val="en-AU"/>
        </w:rPr>
        <w:t>Breast cancer classification</w:t>
      </w:r>
      <w:bookmarkEnd w:id="1"/>
    </w:p>
    <w:p w14:paraId="02773ED3" w14:textId="33623916" w:rsidR="00A0117A" w:rsidRPr="00E80984" w:rsidRDefault="00A0117A" w:rsidP="00A0117A">
      <w:pPr>
        <w:pStyle w:val="ManuscriptNormal"/>
        <w:rPr>
          <w:lang w:val="en-AU"/>
        </w:rPr>
      </w:pPr>
      <w:r w:rsidRPr="00E80984">
        <w:rPr>
          <w:lang w:val="en-AU"/>
        </w:rPr>
        <w:t xml:space="preserve">Breast cancer is one of the most common </w:t>
      </w:r>
      <w:r w:rsidR="00FE322C" w:rsidRPr="00E80984">
        <w:rPr>
          <w:lang w:val="en-AU"/>
        </w:rPr>
        <w:t>malignancies</w:t>
      </w:r>
      <w:r w:rsidRPr="00E80984">
        <w:rPr>
          <w:lang w:val="en-AU"/>
        </w:rPr>
        <w:t xml:space="preserve"> worldwide, with </w:t>
      </w:r>
      <w:r w:rsidR="00D866AE" w:rsidRPr="00E80984">
        <w:rPr>
          <w:lang w:val="en-AU"/>
        </w:rPr>
        <w:t xml:space="preserve">more </w:t>
      </w:r>
      <w:r w:rsidRPr="00E80984">
        <w:rPr>
          <w:lang w:val="en-AU"/>
        </w:rPr>
        <w:t xml:space="preserve">than 1,300,000 cases </w:t>
      </w:r>
      <w:r w:rsidR="00AE293B">
        <w:rPr>
          <w:lang w:val="en-AU"/>
        </w:rPr>
        <w:t>diagnosed</w:t>
      </w:r>
      <w:r w:rsidRPr="00E80984">
        <w:rPr>
          <w:lang w:val="en-AU"/>
        </w:rPr>
        <w:t xml:space="preserve"> each year, along with 450,000 deaths </w:t>
      </w:r>
      <w:r w:rsidRPr="00E80984">
        <w:rPr>
          <w:lang w:val="en-AU"/>
        </w:rPr>
        <w:fldChar w:fldCharType="begin"/>
      </w:r>
      <w:r w:rsidR="003A144B">
        <w:rPr>
          <w:lang w:val="en-AU"/>
        </w:rPr>
        <w:instrText xml:space="preserve"> ADDIN PAPERS2_CITATIONS &lt;citation&gt;&lt;uuid&gt;014A4A95-BE93-42A3-B33C-03F0A8420FCE&lt;/uuid&gt;&lt;priority&gt;0&lt;/priority&gt;&lt;publications&gt;&lt;publication&gt;&lt;uuid&gt;C08D56B5-8240-4027-B755-2308DDE02F7D&lt;/uuid&gt;&lt;volume&gt;490&lt;/volume&gt;&lt;doi&gt;10.1038/nature11412&lt;/doi&gt;&lt;startpage&gt;61&lt;/startpage&gt;&lt;publication_date&gt;99201209231200000000222000&lt;/publication_date&gt;&lt;url&gt;http://www.nature.com/doifinder/10.1038/nature11412&lt;/url&gt;&lt;citekey&gt;Koboldt:2012fy&lt;/citekey&gt;&lt;type&gt;400&lt;/type&gt;&lt;title&gt;Comprehensive molecular portraits of human breast tumours&lt;/title&gt;&lt;number&gt;7418&lt;/number&gt;&lt;subtype&gt;400&lt;/subtype&gt;&lt;endpage&gt;70&lt;/endpage&gt;&lt;bundle&gt;&lt;publication&gt;&lt;publisher&gt;Nature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Daniel&lt;/firstName&gt;&lt;middleNames&gt;C&lt;/middleNames&gt;&lt;lastName&gt;Koboldt&lt;/lastName&gt;&lt;/author&gt;&lt;author&gt;&lt;firstName&gt;Robert&lt;/firstName&gt;&lt;middleNames&gt;S&lt;/middleNames&gt;&lt;lastName&gt;Fulton&lt;/lastName&gt;&lt;/author&gt;&lt;author&gt;&lt;firstName&gt;Michael&lt;/firstName&gt;&lt;middleNames&gt;D&lt;/middleNames&gt;&lt;lastName&gt;McLellan&lt;/lastName&gt;&lt;/author&gt;&lt;author&gt;&lt;firstName&gt;Heather&lt;/firstName&gt;&lt;lastName&gt;Schmidt&lt;/lastName&gt;&lt;/author&gt;&lt;author&gt;&lt;firstName&gt;Joelle&lt;/firstName&gt;&lt;lastName&gt;Kalicki-Veizer&lt;/lastName&gt;&lt;/author&gt;&lt;author&gt;&lt;firstName&gt;Joshua&lt;/firstName&gt;&lt;middleNames&gt;F&lt;/middleNames&gt;&lt;lastName&gt;McMichael&lt;/lastName&gt;&lt;/author&gt;&lt;author&gt;&lt;firstName&gt;Lucinda&lt;/firstName&gt;&lt;middleNames&gt;L&lt;/middleNames&gt;&lt;lastName&gt;Fulton&lt;/lastName&gt;&lt;/author&gt;&lt;author&gt;&lt;firstName&gt;David&lt;/firstName&gt;&lt;middleNames&gt;J&lt;/middleNames&gt;&lt;lastName&gt;Dooling&lt;/lastName&gt;&lt;/author&gt;&lt;author&gt;&lt;firstName&gt;Li&lt;/firstName&gt;&lt;lastName&gt;Ding&lt;/lastName&gt;&lt;/author&gt;&lt;author&gt;&lt;firstName&gt;Elaine&lt;/firstName&gt;&lt;middleNames&gt;R&lt;/middleNames&gt;&lt;lastName&gt;Mardis&lt;/lastName&gt;&lt;/author&gt;&lt;author&gt;&lt;firstName&gt;Adrian&lt;/firstName&gt;&lt;lastName&gt;Ally&lt;/lastName&gt;&lt;/author&gt;&lt;author&gt;&lt;firstName&gt;Miruna&lt;/firstName&gt;&lt;lastName&gt;Balasundaram&lt;/lastName&gt;&lt;/author&gt;&lt;author&gt;&lt;firstName&gt;Yaron&lt;/firstName&gt;&lt;middleNames&gt;S N&lt;/middleNames&gt;&lt;lastName&gt;Butterfield&lt;/lastName&gt;&lt;/author&gt;&lt;author&gt;&lt;firstName&gt;Rebecca&lt;/firstName&gt;&lt;lastName&gt;Carlsen&lt;/lastName&gt;&lt;/author&gt;&lt;author&gt;&lt;firstName&gt;Candace&lt;/firstName&gt;&lt;lastName&gt;Carter&lt;/lastName&gt;&lt;/author&gt;&lt;author&gt;&lt;firstName&gt;Andy&lt;/firstName&gt;&lt;lastName&gt;Chu&lt;/lastName&gt;&lt;/author&gt;&lt;author&gt;&lt;firstName&gt;Eric&lt;/firstName&gt;&lt;lastName&gt;Chuah&lt;/lastName&gt;&lt;/author&gt;&lt;author&gt;&lt;firstName&gt;Hye-Jung&lt;/firstName&gt;&lt;middleNames&gt;E&lt;/middleNames&gt;&lt;lastName&gt;Chun&lt;/lastName&gt;&lt;/author&gt;&lt;author&gt;&lt;firstName&gt;Robin&lt;/firstName&gt;&lt;middleNames&gt;J N&lt;/middleNames&gt;&lt;lastName&gt;Coope&lt;/lastName&gt;&lt;/author&gt;&lt;author&gt;&lt;firstName&gt;Noreen&lt;/firstName&gt;&lt;lastName&gt;Dhalla&lt;/lastName&gt;&lt;/author&gt;&lt;author&gt;&lt;firstName&gt;Ranabir&lt;/firstName&gt;&lt;lastName&gt;Guin&lt;/lastName&gt;&lt;/author&gt;&lt;author&gt;&lt;firstName&gt;Carrie&lt;/firstName&gt;&lt;lastName&gt;Hirst&lt;/lastName&gt;&lt;/author&gt;&lt;author&gt;&lt;firstName&gt;Martin&lt;/firstName&gt;&lt;lastName&gt;Hirst&lt;/lastName&gt;&lt;/author&gt;&lt;author&gt;&lt;firstName&gt;Robert&lt;/firstName&gt;&lt;middleNames&gt;A&lt;/middleNames&gt;&lt;lastName&gt;Holt&lt;/lastName&gt;&lt;/author&gt;&lt;author&gt;&lt;firstName&gt;Darlene&lt;/firstName&gt;&lt;lastName&gt;Lee&lt;/lastName&gt;&lt;/author&gt;&lt;author&gt;&lt;firstName&gt;Haiyan&lt;/firstName&gt;&lt;middleNames&gt;I&lt;/middleNames&gt;&lt;lastName&gt;Li&lt;/lastName&gt;&lt;/author&gt;&lt;author&gt;&lt;firstName&gt;Michael&lt;/firstName&gt;&lt;lastName&gt;Mayo&lt;/lastName&gt;&lt;/author&gt;&lt;author&gt;&lt;firstName&gt;Richard&lt;/firstName&gt;&lt;middleNames&gt;A&lt;/middleNames&gt;&lt;lastName&gt;Moore&lt;/lastName&gt;&lt;/author&gt;&lt;author&gt;&lt;firstName&gt;Andrew&lt;/firstName&gt;&lt;middleNames&gt;J&lt;/middleNames&gt;&lt;lastName&gt;Mungall&lt;/lastName&gt;&lt;/author&gt;&lt;author&gt;&lt;firstName&gt;Erin&lt;/firstName&gt;&lt;lastName&gt;Pleasance&lt;/lastName&gt;&lt;/author&gt;&lt;author&gt;&lt;firstName&gt;A&lt;/firstName&gt;&lt;lastName&gt;Gordon Robertson&lt;/lastName&gt;&lt;/author&gt;&lt;author&gt;&lt;firstName&gt;Jacqueline&lt;/firstName&gt;&lt;middleNames&gt;E&lt;/middleNames&gt;&lt;lastName&gt;Schein&lt;/lastName&gt;&lt;/author&gt;&lt;author&gt;&lt;firstName&gt;Arash&lt;/firstName&gt;&lt;lastName&gt;Shafiei&lt;/lastName&gt;&lt;/author&gt;&lt;author&gt;&lt;firstName&gt;Payal&lt;/firstName&gt;&lt;lastName&gt;Sipahimalani&lt;/lastName&gt;&lt;/author&gt;&lt;author&gt;&lt;firstName&gt;Jared&lt;/firstName&gt;&lt;middleNames&gt;R&lt;/middleNames&gt;&lt;lastName&gt;Slobodan&lt;/lastName&gt;&lt;/author&gt;&lt;author&gt;&lt;firstName&gt;Dominik&lt;/firstName&gt;&lt;lastName&gt;Stoll&lt;/lastName&gt;&lt;/author&gt;&lt;author&gt;&lt;firstName&gt;Angela&lt;/firstName&gt;&lt;lastName&gt;Tam&lt;/lastName&gt;&lt;/author&gt;&lt;author&gt;&lt;firstName&gt;Nina&lt;/firstName&gt;&lt;lastName&gt;Thiessen&lt;/lastName&gt;&lt;/author&gt;&lt;author&gt;&lt;firstName&gt;Richard&lt;/firstName&gt;&lt;middleNames&gt;J&lt;/middleNames&gt;&lt;lastName&gt;Varhol&lt;/lastName&gt;&lt;/author&gt;&lt;author&gt;&lt;firstName&gt;Natasja&lt;/firstName&gt;&lt;lastName&gt;Wye&lt;/lastName&gt;&lt;/author&gt;&lt;author&gt;&lt;firstName&gt;Thomas&lt;/firstName&gt;&lt;lastName&gt;Zeng&lt;/lastName&gt;&lt;/author&gt;&lt;author&gt;&lt;firstName&gt;Yongjun&lt;/firstName&gt;&lt;lastName&gt;Zhao&lt;/lastName&gt;&lt;/author&gt;&lt;author&gt;&lt;firstName&gt;Inanc&lt;/firstName&gt;&lt;lastName&gt;Birol&lt;/lastName&gt;&lt;/author&gt;&lt;author&gt;&lt;firstName&gt;Steven&lt;/firstName&gt;&lt;middleNames&gt;J M&lt;/middleNames&gt;&lt;lastName&gt;Jones&lt;/lastName&gt;&lt;/author&gt;&lt;author&gt;&lt;firstName&gt;Marco&lt;/firstName&gt;&lt;middleNames&gt;A&lt;/middleNames&gt;&lt;lastName&gt;Marra&lt;/lastName&gt;&lt;/author&gt;&lt;author&gt;&lt;firstName&gt;Andrew&lt;/firstName&gt;&lt;middleNames&gt;D&lt;/middleNames&gt;&lt;lastName&gt;Cherniack&lt;/lastName&gt;&lt;/author&gt;&lt;author&gt;&lt;firstName&gt;Gordon&lt;/firstName&gt;&lt;lastName&gt;Saksena&lt;/lastName&gt;&lt;/author&gt;&lt;author&gt;&lt;firstName&gt;Robert&lt;/firstName&gt;&lt;middleNames&gt;C&lt;/middleNames&gt;&lt;lastName&gt;Onofrio&lt;/lastName&gt;&lt;/author&gt;&lt;author&gt;&lt;firstName&gt;Nam&lt;/firstName&gt;&lt;middleNames&gt;H&lt;/middleNames&gt;&lt;lastName&gt;Pho&lt;/lastName&gt;&lt;/author&gt;&lt;author&gt;&lt;firstName&gt;Scott&lt;/firstName&gt;&lt;middleNames&gt;L&lt;/middleNames&gt;&lt;lastName&gt;Carter&lt;/lastName&gt;&lt;/author&gt;&lt;author&gt;&lt;firstName&gt;Steven&lt;/firstName&gt;&lt;middleNames&gt;E&lt;/middleNames&gt;&lt;lastName&gt;Schumacher&lt;/lastName&gt;&lt;/author&gt;&lt;author&gt;&lt;firstName&gt;Barbara&lt;/firstName&gt;&lt;lastName&gt;Tabak&lt;/lastName&gt;&lt;/author&gt;&lt;author&gt;&lt;firstName&gt;Bryan&lt;/firstName&gt;&lt;lastName&gt;Hernandez&lt;/lastName&gt;&lt;/author&gt;&lt;author&gt;&lt;firstName&gt;Jeff&lt;/firstName&gt;&lt;lastName&gt;Gentry&lt;/lastName&gt;&lt;/author&gt;&lt;author&gt;&lt;firstName&gt;Huy&lt;/firstName&gt;&lt;lastName&gt;Nguyen&lt;/lastName&gt;&lt;/author&gt;&lt;author&gt;&lt;firstName&gt;Andrew&lt;/firstName&gt;&lt;lastName&gt;Crenshaw&lt;/lastName&gt;&lt;/author&gt;&lt;author&gt;&lt;firstName&gt;Kristin&lt;/firstName&gt;&lt;lastName&gt;Ardlie&lt;/lastName&gt;&lt;/author&gt;&lt;author&gt;&lt;firstName&gt;Rameen&lt;/firstName&gt;&lt;lastName&gt;Beroukhim&lt;/lastName&gt;&lt;/author&gt;&lt;author&gt;&lt;firstName&gt;Wendy&lt;/firstName&gt;&lt;lastName&gt;Winckler&lt;/lastName&gt;&lt;/author&gt;&lt;author&gt;&lt;firstName&gt;Gad&lt;/firstName&gt;&lt;lastName&gt;Getz&lt;/lastName&gt;&lt;/author&gt;&lt;author&gt;&lt;firstName&gt;Stacey&lt;/firstName&gt;&lt;middleNames&gt;B&lt;/middleNames&gt;&lt;lastName&gt;Gabriel&lt;/lastName&gt;&lt;/author&gt;&lt;author&gt;&lt;firstName&gt;Matthew&lt;/firstName&gt;&lt;lastName&gt;Meyerson&lt;/lastName&gt;&lt;/author&gt;&lt;author&gt;&lt;firstName&gt;Lynda&lt;/firstName&gt;&lt;lastName&gt;Chin&lt;/lastName&gt;&lt;/author&gt;&lt;author&gt;&lt;firstName&gt;Peter&lt;/firstName&gt;&lt;middleNames&gt;J&lt;/middleNames&gt;&lt;lastName&gt;Park&lt;/lastName&gt;&lt;/author&gt;&lt;author&gt;&lt;firstName&gt;Raju&lt;/firstName&gt;&lt;lastName&gt;Kucherlapati&lt;/lastName&gt;&lt;/author&gt;&lt;author&gt;&lt;firstName&gt;Katherine&lt;/firstName&gt;&lt;middleNames&gt;A&lt;/middleNames&gt;&lt;lastName&gt;Hoadley&lt;/lastName&gt;&lt;/author&gt;&lt;author&gt;&lt;firstName&gt;J&lt;/firstName&gt;&lt;lastName&gt;Todd Auman&lt;/lastName&gt;&lt;/author&gt;&lt;author&gt;&lt;firstName&gt;Cheng&lt;/firstName&gt;&lt;lastName&gt;Fan&lt;/lastName&gt;&lt;/author&gt;&lt;author&gt;&lt;firstName&gt;Yidi&lt;/firstName&gt;&lt;middleNames&gt;J&lt;/middleNames&gt;&lt;lastName&gt;Turman&lt;/lastName&gt;&lt;/author&gt;&lt;author&gt;&lt;firstName&gt;Yan&lt;/firstName&gt;&lt;lastName&gt;Shi&lt;/lastName&gt;&lt;/author&gt;&lt;author&gt;&lt;firstName&gt;Ling&lt;/firstName&gt;&lt;lastName&gt;Li&lt;/lastName&gt;&lt;/author&gt;&lt;author&gt;&lt;firstName&gt;Michael&lt;/firstName&gt;&lt;middleNames&gt;D&lt;/middleNames&gt;&lt;lastName&gt;Topal&lt;/lastName&gt;&lt;/author&gt;&lt;author&gt;&lt;firstName&gt;Xiaping&lt;/firstName&gt;&lt;lastName&gt;He&lt;/lastName&gt;&lt;/author&gt;&lt;author&gt;&lt;firstName&gt;Hann-Hsiang&lt;/firstName&gt;&lt;lastName&gt;Chao&lt;/lastName&gt;&lt;/author&gt;&lt;author&gt;&lt;firstName&gt;Aleix&lt;/firstName&gt;&lt;lastName&gt;Prat&lt;/lastName&gt;&lt;/author&gt;&lt;author&gt;&lt;firstName&gt;Grace&lt;/firstName&gt;&lt;middleNames&gt;O&lt;/middleNames&gt;&lt;lastName&gt;Silva&lt;/lastName&gt;&lt;/author&gt;&lt;author&gt;&lt;firstName&gt;Michael&lt;/firstName&gt;&lt;middleNames&gt;D&lt;/middleNames&gt;&lt;lastName&gt;Iglesia&lt;/lastName&gt;&lt;/author&gt;&lt;author&gt;&lt;firstName&gt;Wei&lt;/firstName&gt;&lt;lastName&gt;Zhao&lt;/lastName&gt;&lt;/author&gt;&lt;author&gt;&lt;firstName&gt;Jerry&lt;/firstName&gt;&lt;lastName&gt;Usary&lt;/lastName&gt;&lt;/author&gt;&lt;author&gt;&lt;firstName&gt;Jonathan&lt;/firstName&gt;&lt;middleNames&gt;S&lt;/middleNames&gt;&lt;lastName&gt;Berg&lt;/lastName&gt;&lt;/author&gt;&lt;author&gt;&lt;firstName&gt;Michael&lt;/firstName&gt;&lt;lastName&gt;Adams&lt;/lastName&gt;&lt;/author&gt;&lt;author&gt;&lt;firstName&gt;Jessica&lt;/firstName&gt;&lt;lastName&gt;Booker&lt;/lastName&gt;&lt;/author&gt;&lt;author&gt;&lt;firstName&gt;Junyuan&lt;/firstName&gt;&lt;lastName&gt;Wu&lt;/lastName&gt;&lt;/author&gt;&lt;author&gt;&lt;firstName&gt;Anisha&lt;/firstName&gt;&lt;lastName&gt;Gulabani&lt;/lastName&gt;&lt;/author&gt;&lt;author&gt;&lt;firstName&gt;Tom&lt;/firstName&gt;&lt;lastName&gt;Bodenheimer&lt;/lastName&gt;&lt;/author&gt;&lt;author&gt;&lt;firstName&gt;Alan&lt;/firstName&gt;&lt;middleNames&gt;P&lt;/middleNames&gt;&lt;lastName&gt;Hoyle&lt;/lastName&gt;&lt;/author&gt;&lt;author&gt;&lt;firstName&gt;Janae&lt;/firstName&gt;&lt;middleNames&gt;V&lt;/middleNames&gt;&lt;lastName&gt;Simons&lt;/lastName&gt;&lt;/author&gt;&lt;author&gt;&lt;firstName&gt;Matthew&lt;/firstName&gt;&lt;middleNames&gt;G&lt;/middleNames&gt;&lt;lastName&gt;Soloway&lt;/lastName&gt;&lt;/author&gt;&lt;author&gt;&lt;firstName&gt;Lisle&lt;/firstName&gt;&lt;middleNames&gt;E&lt;/middleNames&gt;&lt;lastName&gt;Mose&lt;/lastName&gt;&lt;/author&gt;&lt;author&gt;&lt;firstName&gt;Stuart&lt;/firstName&gt;&lt;middleNames&gt;R&lt;/middleNames&gt;&lt;lastName&gt;Jefferys&lt;/lastName&gt;&lt;/author&gt;&lt;author&gt;&lt;firstName&gt;Saianand&lt;/firstName&gt;&lt;lastName&gt;Balu&lt;/lastName&gt;&lt;/author&gt;&lt;author&gt;&lt;firstName&gt;Joel&lt;/firstName&gt;&lt;middleNames&gt;S&lt;/middleNames&gt;&lt;lastName&gt;Parker&lt;/lastName&gt;&lt;/author&gt;&lt;author&gt;&lt;firstName&gt;D&lt;/firstName&gt;&lt;lastName&gt;Neil Hayes&lt;/lastName&gt;&lt;/author&gt;&lt;author&gt;&lt;firstName&gt;Charles&lt;/firstName&gt;&lt;middleNames&gt;M&lt;/middleNames&gt;&lt;lastName&gt;Perou&lt;/lastName&gt;&lt;/author&gt;&lt;author&gt;&lt;firstName&gt;Simeen&lt;/firstName&gt;&lt;lastName&gt;Malik&lt;/lastName&gt;&lt;/author&gt;&lt;author&gt;&lt;firstName&gt;Swapna&lt;/firstName&gt;&lt;lastName&gt;Mahurkar&lt;/lastName&gt;&lt;/author&gt;&lt;author&gt;&lt;firstName&gt;Hui&lt;/firstName&gt;&lt;lastName&gt;Shen&lt;/lastName&gt;&lt;/author&gt;&lt;author&gt;&lt;firstName&gt;Daniel&lt;/firstName&gt;&lt;middleNames&gt;J&lt;/middleNames&gt;&lt;lastName&gt;Weisenberger&lt;/lastName&gt;&lt;/author&gt;&lt;author&gt;&lt;firstName&gt;Timothy&lt;/firstName&gt;&lt;suffix&gt;Jr&lt;/suffix&gt;&lt;lastName&gt;Triche&lt;/lastName&gt;&lt;/author&gt;&lt;author&gt;&lt;firstName&gt;Phillip&lt;/firstName&gt;&lt;middleNames&gt;H&lt;/middleNames&gt;&lt;lastName&gt;Lai&lt;/lastName&gt;&lt;/author&gt;&lt;author&gt;&lt;firstName&gt;Moiz&lt;/firstName&gt;&lt;middleNames&gt;S&lt;/middleNames&gt;&lt;lastName&gt;Bootwalla&lt;/lastName&gt;&lt;/author&gt;&lt;author&gt;&lt;firstName&gt;Dennis&lt;/firstName&gt;&lt;middleNames&gt;T&lt;/middleNames&gt;&lt;lastName&gt;Maglinte&lt;/lastName&gt;&lt;/author&gt;&lt;author&gt;&lt;firstName&gt;Benjamin&lt;/firstName&gt;&lt;middleNames&gt;P&lt;/middleNames&gt;&lt;lastName&gt;Berman&lt;/lastName&gt;&lt;/author&gt;&lt;author&gt;&lt;lastName&gt;Berg&lt;/lastName&gt;&lt;nonDroppingParticle&gt;Van Den&lt;/nonDroppingParticle&gt;&lt;firstName&gt;David&lt;/firstName&gt;&lt;middleNames&gt;J&lt;/middleNames&gt;&lt;/author&gt;&lt;author&gt;&lt;firstName&gt;Stephen&lt;/firstName&gt;&lt;middleNames&gt;B&lt;/middleNames&gt;&lt;lastName&gt;Baylin&lt;/lastName&gt;&lt;/author&gt;&lt;author&gt;&lt;firstName&gt;Peter&lt;/firstName&gt;&lt;middleNames&gt;W&lt;/middleNames&gt;&lt;lastName&gt;Laird&lt;/lastName&gt;&lt;/author&gt;&lt;author&gt;&lt;firstName&gt;Chad&lt;/firstName&gt;&lt;middleNames&gt;J&lt;/middleNames&gt;&lt;lastName&gt;Creighton&lt;/lastName&gt;&lt;/author&gt;&lt;author&gt;&lt;firstName&gt;Lawrence&lt;/firstName&gt;&lt;middleNames&gt;A&lt;/middleNames&gt;&lt;lastName&gt;Donehower&lt;/lastName&gt;&lt;/author&gt;&lt;author&gt;&lt;firstName&gt;Gad&lt;/firstName&gt;&lt;lastName&gt;Getz&lt;/lastName&gt;&lt;/author&gt;&lt;author&gt;&lt;firstName&gt;Michael&lt;/firstName&gt;&lt;lastName&gt;Noble&lt;/lastName&gt;&lt;/author&gt;&lt;author&gt;&lt;firstName&gt;Doug&lt;/firstName&gt;&lt;lastName&gt;Voet&lt;/lastName&gt;&lt;/author&gt;&lt;author&gt;&lt;firstName&gt;Gordon&lt;/firstName&gt;&lt;lastName&gt;Saksena&lt;/lastName&gt;&lt;/author&gt;&lt;author&gt;&lt;firstName&gt;Nils&lt;/firstName&gt;&lt;lastName&gt;Gehlenborg&lt;/lastName&gt;&lt;/author&gt;&lt;author&gt;&lt;firstName&gt;Daniel&lt;/firstName&gt;&lt;lastName&gt;DiCara&lt;/lastName&gt;&lt;/author&gt;&lt;author&gt;&lt;firstName&gt;Juinhua&lt;/firstName&gt;&lt;lastName&gt;Zhang&lt;/lastName&gt;&lt;/author&gt;&lt;author&gt;&lt;firstName&gt;Hailei&lt;/firstName&gt;&lt;lastName&gt;Zhang&lt;/lastName&gt;&lt;/author&gt;&lt;author&gt;&lt;firstName&gt;Chang-Jiun&lt;/firstName&gt;&lt;lastName&gt;Wu&lt;/lastName&gt;&lt;/author&gt;&lt;author&gt;&lt;firstName&gt;Spring&lt;/firstName&gt;&lt;lastName&gt;Yingchun Liu&lt;/lastName&gt;&lt;/author&gt;&lt;author&gt;&lt;firstName&gt;Michael&lt;/firstName&gt;&lt;middleNames&gt;S&lt;/middleNames&gt;&lt;lastName&gt;Lawrence&lt;/lastName&gt;&lt;/author&gt;&lt;author&gt;&lt;firstName&gt;Lihua&lt;/firstName&gt;&lt;lastName&gt;Zou&lt;/lastName&gt;&lt;/author&gt;&lt;author&gt;&lt;firstName&gt;Andrey&lt;/firstName&gt;&lt;lastName&gt;Sivachenko&lt;/lastName&gt;&lt;/author&gt;&lt;author&gt;&lt;firstName&gt;Pei&lt;/firstName&gt;&lt;lastName&gt;Lin&lt;/lastName&gt;&lt;/author&gt;&lt;author&gt;&lt;firstName&gt;Petar&lt;/firstName&gt;&lt;lastName&gt;Stojanov&lt;/lastName&gt;&lt;/author&gt;&lt;author&gt;&lt;firstName&gt;Rui&lt;/firstName&gt;&lt;lastName&gt;Jing&lt;/lastName&gt;&lt;/author&gt;&lt;author&gt;&lt;firstName&gt;Juok&lt;/firstName&gt;&lt;lastName&gt;Cho&lt;/lastName&gt;&lt;/author&gt;&lt;author&gt;&lt;firstName&gt;Raktim&lt;/firstName&gt;&lt;lastName&gt;Sinha&lt;/lastName&gt;&lt;/author&gt;&lt;author&gt;&lt;firstName&gt;Richard&lt;/firstName&gt;&lt;middleNames&gt;W&lt;/middleNames&gt;&lt;lastName&gt;Park&lt;/lastName&gt;&lt;/author&gt;&lt;author&gt;&lt;firstName&gt;Marc-Danie&lt;/firstName&gt;&lt;lastName&gt;Nazaire&lt;/lastName&gt;&lt;/author&gt;&lt;author&gt;&lt;firstName&gt;Jim&lt;/firstName&gt;&lt;lastName&gt;Robinson&lt;/lastName&gt;&lt;/author&gt;&lt;author&gt;&lt;firstName&gt;Helga&lt;/firstName&gt;&lt;lastName&gt;Thorvaldsdottir&lt;/lastName&gt;&lt;/author&gt;&lt;author&gt;&lt;firstName&gt;Jill&lt;/firstName&gt;&lt;lastName&gt;Mesirov&lt;/lastName&gt;&lt;/author&gt;&lt;author&gt;&lt;firstName&gt;Peter&lt;/firstName&gt;&lt;middleNames&gt;J&lt;/middleNames&gt;&lt;lastName&gt;Park&lt;/lastName&gt;&lt;/author&gt;&lt;author&gt;&lt;firstName&gt;Lynda&lt;/firstName&gt;&lt;lastName&gt;Chin&lt;/lastName&gt;&lt;/author&gt;&lt;author&gt;&lt;firstName&gt;Sheila&lt;/firstName&gt;&lt;lastName&gt;Reynolds&lt;/lastName&gt;&lt;/author&gt;&lt;author&gt;&lt;firstName&gt;Richard&lt;/firstName&gt;&lt;middleNames&gt;B&lt;/middleNames&gt;&lt;lastName&gt;Kreisberg&lt;/lastName&gt;&lt;/author&gt;&lt;author&gt;&lt;firstName&gt;Brady&lt;/firstName&gt;&lt;lastName&gt;Bernard&lt;/lastName&gt;&lt;/author&gt;&lt;author&gt;&lt;firstName&gt;Ryan&lt;/firstName&gt;&lt;lastName&gt;Bressler&lt;/lastName&gt;&lt;/author&gt;&lt;author&gt;&lt;firstName&gt;Timo&lt;/firstName&gt;&lt;lastName&gt;Erkkila&lt;/lastName&gt;&lt;/author&gt;&lt;author&gt;&lt;firstName&gt;Jake&lt;/firstName&gt;&lt;lastName&gt;Lin&lt;/lastName&gt;&lt;/author&gt;&lt;author&gt;&lt;firstName&gt;Vesteinn&lt;/firstName&gt;&lt;lastName&gt;Thorsson&lt;/lastName&gt;&lt;/author&gt;&lt;author&gt;&lt;firstName&gt;Wei&lt;/firstName&gt;&lt;lastName&gt;Zhang&lt;/lastName&gt;&lt;/author&gt;&lt;author&gt;&lt;firstName&gt;Ilya&lt;/firstName&gt;&lt;lastName&gt;Shmulevich&lt;/lastName&gt;&lt;/author&gt;&lt;author&gt;&lt;firstName&gt;Giovanni&lt;/firstName&gt;&lt;lastName&gt;Ciriello&lt;/lastName&gt;&lt;/author&gt;&lt;author&gt;&lt;firstName&gt;Nils&lt;/firstName&gt;&lt;lastName&gt;Weinhold&lt;/lastName&gt;&lt;/author&gt;&lt;author&gt;&lt;firstName&gt;Nikolaus&lt;/firstName&gt;&lt;lastName&gt;Schultz&lt;/lastName&gt;&lt;/author&gt;&lt;author&gt;&lt;firstName&gt;Jianjiong&lt;/firstName&gt;&lt;lastName&gt;Gao&lt;/lastName&gt;&lt;/author&gt;&lt;author&gt;&lt;firstName&gt;Ethan&lt;/firstName&gt;&lt;lastName&gt;Cerami&lt;/lastName&gt;&lt;/author&gt;&lt;author&gt;&lt;firstName&gt;Benjamin&lt;/firstName&gt;&lt;lastName&gt;Gross&lt;/lastName&gt;&lt;/author&gt;&lt;author&gt;&lt;firstName&gt;Anders&lt;/firstName&gt;&lt;lastName&gt;Jacobsen&lt;/lastName&gt;&lt;/author&gt;&lt;author&gt;&lt;firstName&gt;Rileen&lt;/firstName&gt;&lt;lastName&gt;Sinha&lt;/lastName&gt;&lt;/author&gt;&lt;author&gt;&lt;firstName&gt;B&lt;/firstName&gt;&lt;lastName&gt;Arman Aksoy&lt;/lastName&gt;&lt;/author&gt;&lt;author&gt;&lt;firstName&gt;Yevgeniy&lt;/firstName&gt;&lt;lastName&gt;Antipin&lt;/lastName&gt;&lt;/author&gt;&lt;author&gt;&lt;firstName&gt;Boris&lt;/firstName&gt;&lt;lastName&gt;Reva&lt;/lastName&gt;&lt;/author&gt;&lt;author&gt;&lt;firstName&gt;Ronglai&lt;/firstName&gt;&lt;lastName&gt;Shen&lt;/lastName&gt;&lt;/author&gt;&lt;author&gt;&lt;firstName&gt;Barry&lt;/firstName&gt;&lt;middleNames&gt;S&lt;/middleNames&gt;&lt;lastName&gt;Taylor&lt;/lastName&gt;&lt;/author&gt;&lt;author&gt;&lt;firstName&gt;Marc&lt;/firstName&gt;&lt;lastName&gt;Ladanyi&lt;/lastName&gt;&lt;/author&gt;&lt;author&gt;&lt;firstName&gt;Chris&lt;/firstName&gt;&lt;lastName&gt;Sander&lt;/lastName&gt;&lt;/author&gt;&lt;author&gt;&lt;firstName&gt;Pavana&lt;/firstName&gt;&lt;lastName&gt;Anur&lt;/lastName&gt;&lt;/author&gt;&lt;author&gt;&lt;firstName&gt;Paul&lt;/firstName&gt;&lt;middleNames&gt;T&lt;/middleNames&gt;&lt;lastName&gt;Spellman&lt;/lastName&gt;&lt;/author&gt;&lt;author&gt;&lt;firstName&gt;Yiling&lt;/firstName&gt;&lt;lastName&gt;Lu&lt;/lastName&gt;&lt;/author&gt;&lt;author&gt;&lt;firstName&gt;Wenbin&lt;/firstName&gt;&lt;lastName&gt;Liu&lt;/lastName&gt;&lt;/author&gt;&lt;author&gt;&lt;firstName&gt;Roel&lt;/firstName&gt;&lt;middleNames&gt;R G&lt;/middleNames&gt;&lt;lastName&gt;Verhaak&lt;/lastName&gt;&lt;/author&gt;&lt;author&gt;&lt;firstName&gt;Gordon&lt;/firstName&gt;&lt;middleNames&gt;B&lt;/middleNames&gt;&lt;lastName&gt;Mills&lt;/lastName&gt;&lt;/author&gt;&lt;author&gt;&lt;firstName&gt;Rehan&lt;/firstName&gt;&lt;lastName&gt;Akbani&lt;/lastName&gt;&lt;/author&gt;&lt;author&gt;&lt;firstName&gt;Nianxiang&lt;/firstName&gt;&lt;lastName&gt;Zhang&lt;/lastName&gt;&lt;/author&gt;&lt;author&gt;&lt;firstName&gt;Bradley&lt;/firstName&gt;&lt;middleNames&gt;M&lt;/middleNames&gt;&lt;lastName&gt;Broom&lt;/lastName&gt;&lt;/author&gt;&lt;author&gt;&lt;firstName&gt;Tod&lt;/firstName&gt;&lt;middleNames&gt;D&lt;/middleNames&gt;&lt;lastName&gt;Casasent&lt;/lastName&gt;&lt;/author&gt;&lt;author&gt;&lt;firstName&gt;Chris&lt;/firstName&gt;&lt;lastName&gt;Wakefield&lt;/lastName&gt;&lt;/author&gt;&lt;author&gt;&lt;firstName&gt;Anna&lt;/firstName&gt;&lt;middleNames&gt;K&lt;/middleNames&gt;&lt;lastName&gt;Unruh&lt;/lastName&gt;&lt;/author&gt;&lt;author&gt;&lt;firstName&gt;Keith&lt;/firstName&gt;&lt;lastName&gt;Baggerly&lt;/lastName&gt;&lt;/author&gt;&lt;author&gt;&lt;firstName&gt;Kevin&lt;/firstName&gt;&lt;lastName&gt;Coombes&lt;/lastName&gt;&lt;/author&gt;&lt;author&gt;&lt;firstName&gt;John&lt;/firstName&gt;&lt;middleNames&gt;N&lt;/middleNames&gt;&lt;lastName&gt;Weinstein&lt;/lastName&gt;&lt;/author&gt;&lt;author&gt;&lt;firstName&gt;David&lt;/firstName&gt;&lt;lastName&gt;Haussler&lt;/lastName&gt;&lt;/author&gt;&lt;author&gt;&lt;firstName&gt;Christopher&lt;/firstName&gt;&lt;middleNames&gt;C&lt;/middleNames&gt;&lt;lastName&gt;Benz&lt;/lastName&gt;&lt;/author&gt;&lt;author&gt;&lt;firstName&gt;Joshua&lt;/firstName&gt;&lt;middleNames&gt;M&lt;/middleNames&gt;&lt;lastName&gt;Stuart&lt;/lastName&gt;&lt;/author&gt;&lt;author&gt;&lt;firstName&gt;Stephen&lt;/firstName&gt;&lt;middleNames&gt;C&lt;/middleNames&gt;&lt;lastName&gt;Benz&lt;/lastName&gt;&lt;/author&gt;&lt;author&gt;&lt;firstName&gt;Jingchun&lt;/firstName&gt;&lt;lastName&gt;Zhu&lt;/lastName&gt;&lt;/author&gt;&lt;author&gt;&lt;firstName&gt;Christopher&lt;/firstName&gt;&lt;middleNames&gt;C&lt;/middleNames&gt;&lt;lastName&gt;Szeto&lt;/lastName&gt;&lt;/author&gt;&lt;author&gt;&lt;firstName&gt;Gary&lt;/firstName&gt;&lt;middleNames&gt;K&lt;/middleNames&gt;&lt;lastName&gt;Scott&lt;/lastName&gt;&lt;/author&gt;&lt;author&gt;&lt;firstName&gt;Christina&lt;/firstName&gt;&lt;lastName&gt;Yau&lt;/lastName&gt;&lt;/author&gt;&lt;author&gt;&lt;firstName&gt;Evan&lt;/firstName&gt;&lt;middleNames&gt;O&lt;/middleNames&gt;&lt;lastName&gt;Paull&lt;/lastName&gt;&lt;/author&gt;&lt;author&gt;&lt;firstName&gt;Daniel&lt;/firstName&gt;&lt;lastName&gt;Carlin&lt;/lastName&gt;&lt;/author&gt;&lt;author&gt;&lt;firstName&gt;Christopher&lt;/firstName&gt;&lt;lastName&gt;Wong&lt;/lastName&gt;&lt;/author&gt;&lt;author&gt;&lt;firstName&gt;Artem&lt;/firstName&gt;&lt;lastName&gt;Sokolov&lt;/lastName&gt;&lt;/author&gt;&lt;author&gt;&lt;firstName&gt;Janita&lt;/firstName&gt;&lt;lastName&gt;Thusberg&lt;/lastName&gt;&lt;/author&gt;&lt;author&gt;&lt;firstName&gt;Sean&lt;/firstName&gt;&lt;lastName&gt;Mooney&lt;/lastName&gt;&lt;/author&gt;&lt;author&gt;&lt;firstName&gt;Sam&lt;/firstName&gt;&lt;lastName&gt;Ng&lt;/lastName&gt;&lt;/author&gt;&lt;author&gt;&lt;firstName&gt;Theodore&lt;/firstName&gt;&lt;middleNames&gt;C&lt;/middleNames&gt;&lt;lastName&gt;Goldstein&lt;/lastName&gt;&lt;/author&gt;&lt;author&gt;&lt;firstName&gt;Kyle&lt;/firstName&gt;&lt;lastName&gt;Ellrott&lt;/lastName&gt;&lt;/author&gt;&lt;author&gt;&lt;firstName&gt;Mia&lt;/firstName&gt;&lt;lastName&gt;Grifford&lt;/lastName&gt;&lt;/author&gt;&lt;author&gt;&lt;firstName&gt;Christopher&lt;/firstName&gt;&lt;lastName&gt;Wilks&lt;/lastName&gt;&lt;/author&gt;&lt;author&gt;&lt;firstName&gt;Singer&lt;/firstName&gt;&lt;lastName&gt;Ma&lt;/lastName&gt;&lt;/author&gt;&lt;author&gt;&lt;firstName&gt;Brian&lt;/firstName&gt;&lt;lastName&gt;Craft&lt;/lastName&gt;&lt;/author&gt;&lt;author&gt;&lt;firstName&gt;Chunhua&lt;/firstName&gt;&lt;lastName&gt;Yan&lt;/lastName&gt;&lt;/author&gt;&lt;author&gt;&lt;firstName&gt;Ying&lt;/firstName&gt;&lt;lastName&gt;Hu&lt;/lastName&gt;&lt;/author&gt;&lt;author&gt;&lt;firstName&gt;Daoud&lt;/firstName&gt;&lt;lastName&gt;Meerzaman&lt;/lastName&gt;&lt;/author&gt;&lt;author&gt;&lt;firstName&gt;Julie&lt;/firstName&gt;&lt;middleNames&gt;M&lt;/middleNames&gt;&lt;lastName&gt;Gastier-Foster&lt;/lastName&gt;&lt;/author&gt;&lt;author&gt;&lt;firstName&gt;Jay&lt;/firstName&gt;&lt;lastName&gt;Bowen&lt;/lastName&gt;&lt;/author&gt;&lt;author&gt;&lt;firstName&gt;Nilsa&lt;/firstName&gt;&lt;middleNames&gt;C&lt;/middleNames&gt;&lt;lastName&gt;Ramirez&lt;/lastName&gt;&lt;/author&gt;&lt;author&gt;&lt;firstName&gt;Aaron&lt;/firstName&gt;&lt;middleNames&gt;D&lt;/middleNames&gt;&lt;lastName&gt;Black&lt;/lastName&gt;&lt;/author&gt;&lt;author&gt;&lt;firstName&gt;Robert&lt;/firstName&gt;&lt;middleNames&gt;E&lt;/middleNames&gt;&lt;lastName&gt;XPATH ERROR unknown variable tname&lt;/lastName&gt;&lt;/author&gt;&lt;author&gt;&lt;firstName&gt;Peter&lt;/firstName&gt;&lt;lastName&gt;White&lt;/lastName&gt;&lt;/author&gt;&lt;author&gt;&lt;firstName&gt;Erik&lt;/firstName&gt;&lt;middleNames&gt;J&lt;/middleNames&gt;&lt;lastName&gt;Zmuda&lt;/lastName&gt;&lt;/author&gt;&lt;author&gt;&lt;firstName&gt;Jessica&lt;/firstName&gt;&lt;lastName&gt;Frick&lt;/lastName&gt;&lt;/author&gt;&lt;author&gt;&lt;firstName&gt;Tara&lt;/firstName&gt;&lt;middleNames&gt;M&lt;/middleNames&gt;&lt;lastName&gt;Lichtenberg&lt;/lastName&gt;&lt;/author&gt;&lt;author&gt;&lt;firstName&gt;Robin&lt;/firstName&gt;&lt;lastName&gt;Brookens&lt;/lastName&gt;&lt;/author&gt;&lt;author&gt;&lt;firstName&gt;Myra&lt;/firstName&gt;&lt;middleNames&gt;M&lt;/middleNames&gt;&lt;lastName&gt;George&lt;/lastName&gt;&lt;/author&gt;&lt;author&gt;&lt;firstName&gt;Mark&lt;/firstName&gt;&lt;middleNames&gt;A&lt;/middleNames&gt;&lt;lastName&gt;Gerken&lt;/lastName&gt;&lt;/author&gt;&lt;author&gt;&lt;firstName&gt;Hollie&lt;/firstName&gt;&lt;middleNames&gt;A&lt;/middleNames&gt;&lt;lastName&gt;Harper&lt;/lastName&gt;&lt;/author&gt;&lt;author&gt;&lt;firstName&gt;Kristen&lt;/firstName&gt;&lt;middleNames&gt;M&lt;/middleNames&gt;&lt;lastName&gt;Leraas&lt;/lastName&gt;&lt;/author&gt;&lt;author&gt;&lt;firstName&gt;Lisa&lt;/firstName&gt;&lt;middleNames&gt;J&lt;/middleNames&gt;&lt;lastName&gt;Wise&lt;/lastName&gt;&lt;/author&gt;&lt;author&gt;&lt;firstName&gt;Teresa&lt;/firstName&gt;&lt;middleNames&gt;R&lt;/middleNames&gt;&lt;lastName&gt;Tabler&lt;/lastName&gt;&lt;/author&gt;&lt;author&gt;&lt;firstName&gt;Cynthia&lt;/firstName&gt;&lt;lastName&gt;McAllister&lt;/lastName&gt;&lt;/author&gt;&lt;author&gt;&lt;firstName&gt;Thomas&lt;/firstName&gt;&lt;lastName&gt;Barr&lt;/lastName&gt;&lt;/author&gt;&lt;author&gt;&lt;firstName&gt;Melissa&lt;/firstName&gt;&lt;lastName&gt;Hart-Kothari&lt;/lastName&gt;&lt;/author&gt;&lt;author&gt;&lt;firstName&gt;Katie&lt;/firstName&gt;&lt;lastName&gt;Tarvin&lt;/lastName&gt;&lt;/author&gt;&lt;author&gt;&lt;firstName&gt;Charles&lt;/firstName&gt;&lt;lastName&gt;Saller&lt;/lastName&gt;&lt;/author&gt;&lt;author&gt;&lt;firstName&gt;George&lt;/firstName&gt;&lt;lastName&gt;Sandusky&lt;/lastName&gt;&lt;/author&gt;&lt;author&gt;&lt;firstName&gt;Colleen&lt;/firstName&gt;&lt;lastName&gt;Mitchell&lt;/lastName&gt;&lt;/author&gt;&lt;author&gt;&lt;firstName&gt;Mary&lt;/firstName&gt;&lt;middleNames&gt;V&lt;/middleNames&gt;&lt;lastName&gt;Iacocca&lt;/lastName&gt;&lt;/author&gt;&lt;author&gt;&lt;firstName&gt;Jennifer&lt;/firstName&gt;&lt;lastName&gt;Brown&lt;/lastName&gt;&lt;/author&gt;&lt;author&gt;&lt;firstName&gt;Brenda&lt;/firstName&gt;&lt;lastName&gt;Rabeno&lt;/lastName&gt;&lt;/author&gt;&lt;author&gt;&lt;firstName&gt;Christine&lt;/firstName&gt;&lt;lastName&gt;Czerwinski&lt;/lastName&gt;&lt;/author&gt;&lt;author&gt;&lt;firstName&gt;Nicholas&lt;/firstName&gt;&lt;lastName&gt;Petrelli&lt;/lastName&gt;&lt;/author&gt;&lt;author&gt;&lt;firstName&gt;Oleg&lt;/firstName&gt;&lt;lastName&gt;Dolzhansky&lt;/lastName&gt;&lt;/author&gt;&lt;author&gt;&lt;firstName&gt;Mikhail&lt;/firstName&gt;&lt;lastName&gt;Abramov&lt;/lastName&gt;&lt;/author&gt;&lt;author&gt;&lt;firstName&gt;Olga&lt;/firstName&gt;&lt;lastName&gt;Voronina&lt;/lastName&gt;&lt;/author&gt;&lt;author&gt;&lt;firstName&gt;Olga&lt;/firstName&gt;&lt;lastName&gt;Potapova&lt;/lastName&gt;&lt;/author&gt;&lt;author&gt;&lt;firstName&gt;Jeffrey&lt;/firstName&gt;&lt;middleNames&gt;R&lt;/middleNames&gt;&lt;lastName&gt;Marks&lt;/lastName&gt;&lt;/author&gt;&lt;author&gt;&lt;firstName&gt;Wiktoria&lt;/firstName&gt;&lt;middleNames&gt;M&lt;/middleNames&gt;&lt;lastName&gt;Suchorska&lt;/lastName&gt;&lt;/author&gt;&lt;author&gt;&lt;firstName&gt;Dawid&lt;/firstName&gt;&lt;lastName&gt;Murawa&lt;/lastName&gt;&lt;/author&gt;&lt;author&gt;&lt;firstName&gt;Witold&lt;/firstName&gt;&lt;lastName&gt;Kycler&lt;/lastName&gt;&lt;/author&gt;&lt;author&gt;&lt;firstName&gt;Matthew&lt;/firstName&gt;&lt;lastName&gt;Ibbs&lt;/lastName&gt;&lt;/author&gt;&lt;author&gt;&lt;firstName&gt;Konstanty&lt;/firstName&gt;&lt;lastName&gt;Korski&lt;/lastName&gt;&lt;/author&gt;&lt;author&gt;&lt;firstName&gt;Arkadiusz&lt;/firstName&gt;&lt;lastName&gt;Spychała&lt;/lastName&gt;&lt;/author&gt;&lt;author&gt;&lt;firstName&gt;Paweł&lt;/firstName&gt;&lt;lastName&gt;Murawa&lt;/lastName&gt;&lt;/author&gt;&lt;author&gt;&lt;firstName&gt;Jacek&lt;/firstName&gt;&lt;middleNames&gt;J&lt;/middleNames&gt;&lt;lastName&gt;Brzeziński&lt;/lastName&gt;&lt;/author&gt;&lt;author&gt;&lt;firstName&gt;Hanna&lt;/firstName&gt;&lt;lastName&gt;Perz&lt;/lastName&gt;&lt;/author&gt;&lt;author&gt;&lt;firstName&gt;Radosław&lt;/firstName&gt;&lt;lastName&gt;Łaźniak&lt;/lastName&gt;&lt;/author&gt;&lt;author&gt;&lt;firstName&gt;Marek&lt;/firstName&gt;&lt;lastName&gt;Teresiak&lt;/lastName&gt;&lt;/author&gt;&lt;author&gt;&lt;firstName&gt;Honorata&lt;/firstName&gt;&lt;lastName&gt;Tatka&lt;/lastName&gt;&lt;/author&gt;&lt;author&gt;&lt;firstName&gt;Ewa&lt;/firstName&gt;&lt;lastName&gt;Leporowska&lt;/lastName&gt;&lt;/author&gt;&lt;author&gt;&lt;firstName&gt;Marta&lt;/firstName&gt;&lt;lastName&gt;Bogusz-Czerniewicz&lt;/lastName&gt;&lt;/author&gt;&lt;author&gt;&lt;firstName&gt;Julian&lt;/firstName&gt;&lt;lastName&gt;Malicki&lt;/lastName&gt;&lt;/author&gt;&lt;author&gt;&lt;firstName&gt;Andrzej&lt;/firstName&gt;&lt;lastName&gt;Mackiewicz&lt;/lastName&gt;&lt;/author&gt;&lt;author&gt;&lt;firstName&gt;Maciej&lt;/firstName&gt;&lt;lastName&gt;Wiznerowicz&lt;/lastName&gt;&lt;/author&gt;&lt;author&gt;&lt;nonDroppingParticle&gt;Van&lt;/nonDroppingParticle&gt;&lt;firstName&gt;Xuan&lt;/firstName&gt;&lt;lastName&gt;Le&lt;/lastName&gt;&lt;/author&gt;&lt;author&gt;&lt;firstName&gt;Bernard&lt;/firstName&gt;&lt;lastName&gt;Kohl&lt;/lastName&gt;&lt;/author&gt;&lt;author&gt;&lt;firstName&gt;Nguyen&lt;/firstName&gt;&lt;lastName&gt;Viet Tien&lt;/lastName&gt;&lt;/author&gt;&lt;author&gt;&lt;firstName&gt;Richard&lt;/firstName&gt;&lt;lastName&gt;Thorp&lt;/lastName&gt;&lt;/author&gt;&lt;author&gt;&lt;nonDroppingParticle&gt;Van&lt;/nonDroppingParticle&gt;&lt;firstName&gt;Nguyen&lt;/firstName&gt;&lt;lastName&gt;Bang&lt;/lastName&gt;&lt;/author&gt;&lt;author&gt;&lt;firstName&gt;Howard&lt;/firstName&gt;&lt;lastName&gt;Sussman&lt;/lastName&gt;&lt;/author&gt;&lt;author&gt;&lt;firstName&gt;Bui&lt;/firstName&gt;&lt;lastName&gt;Duc Phu&lt;/lastName&gt;&lt;/author&gt;&lt;author&gt;&lt;firstName&gt;Richard&lt;/firstName&gt;&lt;lastName&gt;Hajek&lt;/lastName&gt;&lt;/author&gt;&lt;author&gt;&lt;firstName&gt;Nguyen&lt;/firstName&gt;&lt;lastName&gt;Phi Hung&lt;/lastName&gt;&lt;/author&gt;&lt;author&gt;&lt;firstName&gt;Tran&lt;/firstName&gt;&lt;lastName&gt;Viet The Phuong&lt;/lastName&gt;&lt;/author&gt;&lt;author&gt;&lt;firstName&gt;Huynh&lt;/firstName&gt;&lt;lastName&gt;Quyet Thang&lt;/lastName&gt;&lt;/author&gt;&lt;author&gt;&lt;firstName&gt;Khurram&lt;/firstName&gt;&lt;lastName&gt;Zaki Khan&lt;/lastName&gt;&lt;/author&gt;&lt;author&gt;&lt;firstName&gt;Robert&lt;/firstName&gt;&lt;lastName&gt;Penny&lt;/lastName&gt;&lt;/author&gt;&lt;author&gt;&lt;firstName&gt;David&lt;/firstName&gt;&lt;lastName&gt;Mallery&lt;/lastName&gt;&lt;/author&gt;&lt;author&gt;&lt;firstName&gt;Erin&lt;/firstName&gt;&lt;lastName&gt;Curley&lt;/lastName&gt;&lt;/author&gt;&lt;author&gt;&lt;firstName&gt;Candace&lt;/firstName&gt;&lt;lastName&gt;Shelton&lt;/lastName&gt;&lt;/author&gt;&lt;author&gt;&lt;firstName&gt;Peggy&lt;/firstName&gt;&lt;lastName&gt;Yena&lt;/lastName&gt;&lt;/author&gt;&lt;author&gt;&lt;firstName&gt;James&lt;/firstName&gt;&lt;middleNames&gt;N&lt;/middleNames&gt;&lt;lastName&gt;Ingle&lt;/lastName&gt;&lt;/author&gt;&lt;author&gt;&lt;firstName&gt;Fergus&lt;/firstName&gt;&lt;middleNames&gt;J&lt;/middleNames&gt;&lt;lastName&gt;Couch&lt;/lastName&gt;&lt;/author&gt;&lt;author&gt;&lt;firstName&gt;Wilma&lt;/firstName&gt;&lt;middleNames&gt;L&lt;/middleNames&gt;&lt;lastName&gt;Lingle&lt;/lastName&gt;&lt;/author&gt;&lt;author&gt;&lt;firstName&gt;Tari&lt;/firstName&gt;&lt;middleNames&gt;A&lt;/middleNames&gt;&lt;lastName&gt;King&lt;/lastName&gt;&lt;/author&gt;&lt;author&gt;&lt;firstName&gt;Ana&lt;/firstName&gt;&lt;lastName&gt;Maria Gonzalez-Angulo&lt;/lastName&gt;&lt;/author&gt;&lt;author&gt;&lt;firstName&gt;Gordon&lt;/firstName&gt;&lt;middleNames&gt;B&lt;/middleNames&gt;&lt;lastName&gt;Mills&lt;/lastName&gt;&lt;/author&gt;&lt;author&gt;&lt;firstName&gt;Mary&lt;/firstName&gt;&lt;middleNames&gt;D&lt;/middleNames&gt;&lt;lastName&gt;Dyer&lt;/lastName&gt;&lt;/author&gt;&lt;author&gt;&lt;firstName&gt;Shuying&lt;/firstName&gt;&lt;lastName&gt;Liu&lt;/lastName&gt;&lt;/author&gt;&lt;author&gt;&lt;firstName&gt;Xiaolong&lt;/firstName&gt;&lt;lastName&gt;Meng&lt;/lastName&gt;&lt;/author&gt;&lt;author&gt;&lt;firstName&gt;Modesto&lt;/firstName&gt;&lt;lastName&gt;Patangan&lt;/lastName&gt;&lt;/author&gt;&lt;author&gt;&lt;firstName&gt;Frederic&lt;/firstName&gt;&lt;lastName&gt;Waldman&lt;/lastName&gt;&lt;/author&gt;&lt;author&gt;&lt;firstName&gt;Hubert&lt;/firstName&gt;&lt;lastName&gt;Stöppler&lt;/lastName&gt;&lt;/author&gt;&lt;author&gt;&lt;firstName&gt;W&lt;/firstName&gt;&lt;lastName&gt;Kimryn Rathmell&lt;/lastName&gt;&lt;/author&gt;&lt;author&gt;&lt;firstName&gt;Leigh&lt;/firstName&gt;&lt;lastName&gt;Thorne&lt;/lastName&gt;&lt;/author&gt;&lt;author&gt;&lt;firstName&gt;Mei&lt;/firstName&gt;&lt;lastName&gt;Huang&lt;/lastName&gt;&lt;/author&gt;&lt;author&gt;&lt;firstName&gt;Lori&lt;/firstName&gt;&lt;lastName&gt;Boice&lt;/lastName&gt;&lt;/author&gt;&lt;author&gt;&lt;firstName&gt;Ashley&lt;/firstName&gt;&lt;lastName&gt;Hill&lt;/lastName&gt;&lt;/author&gt;&lt;author&gt;&lt;firstName&gt;Carl&lt;/firstName&gt;&lt;lastName&gt;Morrison&lt;/lastName&gt;&lt;/author&gt;&lt;author&gt;&lt;firstName&gt;Carmelo&lt;/firstName&gt;&lt;lastName&gt;Gaudioso&lt;/lastName&gt;&lt;/author&gt;&lt;author&gt;&lt;firstName&gt;Wiam&lt;/firstName&gt;&lt;lastName&gt;Bshara&lt;/lastName&gt;&lt;/author&gt;&lt;author&gt;&lt;firstName&gt;Kelly&lt;/firstName&gt;&lt;lastName&gt;Daily&lt;/lastName&gt;&lt;/author&gt;&lt;author&gt;&lt;firstName&gt;Sophie&lt;/firstName&gt;&lt;middleNames&gt;C&lt;/middleNames&gt;&lt;lastName&gt;Egea&lt;/lastName&gt;&lt;/author&gt;&lt;author&gt;&lt;firstName&gt;Mark&lt;/firstName&gt;&lt;middleNames&gt;D&lt;/middleNames&gt;&lt;lastName&gt;Pegram&lt;/lastName&gt;&lt;/author&gt;&lt;author&gt;&lt;firstName&gt;Carmen&lt;/firstName&gt;&lt;lastName&gt;Gomez-Fernandez&lt;/lastName&gt;&lt;/author&gt;&lt;author&gt;&lt;firstName&gt;Rajiv&lt;/firstName&gt;&lt;lastName&gt;Dhir&lt;/lastName&gt;&lt;/author&gt;&lt;author&gt;&lt;firstName&gt;Rohit&lt;/firstName&gt;&lt;lastName&gt;Bhargava&lt;/lastName&gt;&lt;/author&gt;&lt;author&gt;&lt;firstName&gt;Adam&lt;/firstName&gt;&lt;lastName&gt;Brufsky&lt;/lastName&gt;&lt;/author&gt;&lt;author&gt;&lt;firstName&gt;Craig&lt;/firstName&gt;&lt;middleNames&gt;D&lt;/middleNames&gt;&lt;lastName&gt;Shriver&lt;/lastName&gt;&lt;/author&gt;&lt;author&gt;&lt;firstName&gt;Jeffrey&lt;/firstName&gt;&lt;middleNames&gt;A&lt;/middleNames&gt;&lt;lastName&gt;Hooke&lt;/lastName&gt;&lt;/author&gt;&lt;author&gt;&lt;firstName&gt;Jamie&lt;/firstName&gt;&lt;lastName&gt;Leigh Campbell&lt;/lastName&gt;&lt;/author&gt;&lt;author&gt;&lt;firstName&gt;Richard&lt;/firstName&gt;&lt;middleNames&gt;J&lt;/middleNames&gt;&lt;lastName&gt;Mural&lt;/lastName&gt;&lt;/author&gt;&lt;author&gt;&lt;firstName&gt;Hai&lt;/firstName&gt;&lt;lastName&gt;Hu&lt;/lastName&gt;&lt;/author&gt;&lt;author&gt;&lt;firstName&gt;Stella&lt;/firstName&gt;&lt;lastName&gt;Somiari&lt;/lastName&gt;&lt;/author&gt;&lt;author&gt;&lt;firstName&gt;Caroline&lt;/firstName&gt;&lt;lastName&gt;Larson&lt;/lastName&gt;&lt;/author&gt;&lt;author&gt;&lt;firstName&gt;Brenda&lt;/firstName&gt;&lt;lastName&gt;Deyarmin&lt;/lastName&gt;&lt;/author&gt;&lt;author&gt;&lt;firstName&gt;Leonid&lt;/firstName&gt;&lt;lastName&gt;Kvecher&lt;/lastName&gt;&lt;/author&gt;&lt;author&gt;&lt;firstName&gt;Albert&lt;/firstName&gt;&lt;middleNames&gt;J&lt;/middleNames&gt;&lt;lastName&gt;Kovatich&lt;/lastName&gt;&lt;/author&gt;&lt;author&gt;&lt;firstName&gt;Matthew&lt;/firstName&gt;&lt;middleNames&gt;J&lt;/middleNames&gt;&lt;lastName&gt;Ellis&lt;/lastName&gt;&lt;/author&gt;&lt;author&gt;&lt;firstName&gt;Tari&lt;/firstName&gt;&lt;middleNames&gt;A&lt;/middleNames&gt;&lt;lastName&gt;King&lt;/lastName&gt;&lt;/author&gt;&lt;author&gt;&lt;firstName&gt;Hai&lt;/firstName&gt;&lt;lastName&gt;Hu&lt;/lastName&gt;&lt;/author&gt;&lt;author&gt;&lt;firstName&gt;Fergus&lt;/firstName&gt;&lt;middleNames&gt;J&lt;/middleNames&gt;&lt;lastName&gt;Couch&lt;/lastName&gt;&lt;/author&gt;&lt;author&gt;&lt;firstName&gt;Richard&lt;/firstName&gt;&lt;middleNames&gt;J&lt;/middleNames&gt;&lt;lastName&gt;Mural&lt;/lastName&gt;&lt;/author&gt;&lt;author&gt;&lt;firstName&gt;Thomas&lt;/firstName&gt;&lt;lastName&gt;Stricker&lt;/lastName&gt;&lt;/author&gt;&lt;author&gt;&lt;firstName&gt;Kevin&lt;/firstName&gt;&lt;lastName&gt;White&lt;/lastName&gt;&lt;/author&gt;&lt;author&gt;&lt;firstName&gt;Olufunmilayo&lt;/firstName&gt;&lt;lastName&gt;Olopade&lt;/lastName&gt;&lt;/author&gt;&lt;author&gt;&lt;firstName&gt;James&lt;/firstName&gt;&lt;middleNames&gt;N&lt;/middleNames&gt;&lt;lastName&gt;Ingle&lt;/lastName&gt;&lt;/author&gt;&lt;author&gt;&lt;firstName&gt;Chunqing&lt;/firstName&gt;&lt;lastName&gt;Luo&lt;/lastName&gt;&lt;/author&gt;&lt;author&gt;&lt;firstName&gt;Yaqin&lt;/firstName&gt;&lt;lastName&gt;Chen&lt;/lastName&gt;&lt;/author&gt;&lt;author&gt;&lt;firstName&gt;Jeffrey&lt;/firstName&gt;&lt;middleNames&gt;R&lt;/middleNames&gt;&lt;lastName&gt;Marks&lt;/lastName&gt;&lt;/author&gt;&lt;author&gt;&lt;firstName&gt;Frederic&lt;/firstName&gt;&lt;lastName&gt;Waldman&lt;/lastName&gt;&lt;/author&gt;&lt;author&gt;&lt;firstName&gt;Maciej&lt;/firstName&gt;&lt;lastName&gt;Wiznerowicz&lt;/lastName&gt;&lt;/author&gt;&lt;author&gt;&lt;firstName&gt;Ron&lt;/firstName&gt;&lt;lastName&gt;Bose&lt;/lastName&gt;&lt;/author&gt;&lt;author&gt;&lt;firstName&gt;Li-Wei&lt;/firstName&gt;&lt;lastName&gt;Chang&lt;/lastName&gt;&lt;/author&gt;&lt;author&gt;&lt;firstName&gt;Andrew&lt;/firstName&gt;&lt;middleNames&gt;H&lt;/middleNames&gt;&lt;lastName&gt;Beck&lt;/lastName&gt;&lt;/author&gt;&lt;author&gt;&lt;firstName&gt;Ana&lt;/firstName&gt;&lt;lastName&gt;Maria Gonzalez-Angulo&lt;/lastName&gt;&lt;/author&gt;&lt;author&gt;&lt;firstName&gt;Todd&lt;/firstName&gt;&lt;lastName&gt;Pihl&lt;/lastName&gt;&lt;/author&gt;&lt;author&gt;&lt;firstName&gt;Mark&lt;/firstName&gt;&lt;lastName&gt;Jensen&lt;/lastName&gt;&lt;/author&gt;&lt;author&gt;&lt;firstName&gt;Robert&lt;/firstName&gt;&lt;lastName&gt;Sfeir&lt;/lastName&gt;&lt;/author&gt;&lt;author&gt;&lt;firstName&gt;Ari&lt;/firstName&gt;&lt;lastName&gt;Kahn&lt;/lastName&gt;&lt;/author&gt;&lt;author&gt;&lt;firstName&gt;Anna&lt;/firstName&gt;&lt;lastName&gt;Chu&lt;/lastName&gt;&lt;/author&gt;&lt;author&gt;&lt;firstName&gt;Prachi&lt;/firstName&gt;&lt;lastName&gt;Kothiyal&lt;/lastName&gt;&lt;/author&gt;&lt;author&gt;&lt;firstName&gt;Zhining&lt;/firstName&gt;&lt;lastName&gt;Wang&lt;/lastName&gt;&lt;/author&gt;&lt;author&gt;&lt;firstName&gt;Eric&lt;/firstName&gt;&lt;lastName&gt;Snyder&lt;/lastName&gt;&lt;/author&gt;&lt;author&gt;&lt;firstName&gt;Joan&lt;/firstName&gt;&lt;lastName&gt;Pontius&lt;/lastName&gt;&lt;/author&gt;&lt;author&gt;&lt;firstName&gt;Brenda&lt;/firstName&gt;&lt;lastName&gt;Ayala&lt;/lastName&gt;&lt;/author&gt;&lt;author&gt;&lt;firstName&gt;Mark&lt;/firstName&gt;&lt;lastName&gt;Backus&lt;/lastName&gt;&lt;/author&gt;&lt;author&gt;&lt;firstName&gt;Jessica&lt;/firstName&gt;&lt;lastName&gt;Walton&lt;/lastName&gt;&lt;/author&gt;&lt;author&gt;&lt;firstName&gt;Julien&lt;/firstName&gt;&lt;lastName&gt;Baboud&lt;/lastName&gt;&lt;/author&gt;&lt;author&gt;&lt;firstName&gt;Dominique&lt;/firstName&gt;&lt;lastName&gt;Berton&lt;/lastName&gt;&lt;/author&gt;&lt;author&gt;&lt;firstName&gt;Matthew&lt;/firstName&gt;&lt;lastName&gt;Nicholls&lt;/lastName&gt;&lt;/author&gt;&lt;author&gt;&lt;firstName&gt;Deepak&lt;/firstName&gt;&lt;lastName&gt;Srinivasan&lt;/lastName&gt;&lt;/author&gt;&lt;author&gt;&lt;firstName&gt;Rohini&lt;/firstName&gt;&lt;lastName&gt;Raman&lt;/lastName&gt;&lt;/author&gt;&lt;author&gt;&lt;firstName&gt;Stanley&lt;/firstName&gt;&lt;lastName&gt;Girshik&lt;/lastName&gt;&lt;/author&gt;&lt;author&gt;&lt;firstName&gt;Peter&lt;/firstName&gt;&lt;lastName&gt;Kigonya&lt;/lastName&gt;&lt;/author&gt;&lt;author&gt;&lt;firstName&gt;Shelley&lt;/firstName&gt;&lt;lastName&gt;Alonso&lt;/lastName&gt;&lt;/author&gt;&lt;author&gt;&lt;firstName&gt;Rashmi&lt;/firstName&gt;&lt;lastName&gt;Sanbhadti&lt;/lastName&gt;&lt;/author&gt;&lt;author&gt;&lt;firstName&gt;Sean&lt;/firstName&gt;&lt;lastName&gt;Barletta&lt;/lastName&gt;&lt;/author&gt;&lt;author&gt;&lt;firstName&gt;David&lt;/firstName&gt;&lt;lastName&gt;Pot&lt;/lastName&gt;&lt;/author&gt;&lt;author&gt;&lt;firstName&gt;Margi&lt;/firstName&gt;&lt;lastName&gt;Sheth&lt;/lastName&gt;&lt;/author&gt;&lt;author&gt;&lt;firstName&gt;John&lt;/firstName&gt;&lt;middleNames&gt;A&lt;/middleNames&gt;&lt;lastName&gt;Demchok&lt;/lastName&gt;&lt;/author&gt;&lt;author&gt;&lt;firstName&gt;Kenna&lt;/firstName&gt;&lt;middleNames&gt;R&lt;/middleNames&gt;&lt;lastName&gt;Mills Shaw&lt;/lastName&gt;&lt;/author&gt;&lt;author&gt;&lt;firstName&gt;Liming&lt;/firstName&gt;&lt;lastName&gt;Yang&lt;/lastName&gt;&lt;/author&gt;&lt;author&gt;&lt;firstName&gt;Greg&lt;/firstName&gt;&lt;lastName&gt;Eley&lt;/lastName&gt;&lt;/author&gt;&lt;author&gt;&lt;firstName&gt;Martin&lt;/firstName&gt;&lt;middleNames&gt;L&lt;/middleNames&gt;&lt;lastName&gt;Ferguson&lt;/lastName&gt;&lt;/author&gt;&lt;author&gt;&lt;firstName&gt;Roy&lt;/firstName&gt;&lt;middleNames&gt;W&lt;/middleNames&gt;&lt;lastName&gt;Tarnuzzer&lt;/lastName&gt;&lt;/author&gt;&lt;author&gt;&lt;firstName&gt;Jiashan&lt;/firstName&gt;&lt;lastName&gt;Zhang&lt;/lastName&gt;&lt;/author&gt;&lt;author&gt;&lt;firstName&gt;Laura&lt;/firstName&gt;&lt;middleNames&gt;A L&lt;/middleNames&gt;&lt;lastName&gt;Dillon&lt;/lastName&gt;&lt;/author&gt;&lt;author&gt;&lt;firstName&gt;Kenneth&lt;/firstName&gt;&lt;lastName&gt;Buetow&lt;/lastName&gt;&lt;/author&gt;&lt;author&gt;&lt;firstName&gt;Peter&lt;/firstName&gt;&lt;lastName&gt;Fielding&lt;/lastName&gt;&lt;/author&gt;&lt;author&gt;&lt;firstName&gt;Bradley&lt;/firstName&gt;&lt;middleNames&gt;A&lt;/middleNames&gt;&lt;lastName&gt;Ozenberger&lt;/lastName&gt;&lt;/author&gt;&lt;author&gt;&lt;firstName&gt;Mark&lt;/firstName&gt;&lt;middleNames&gt;S&lt;/middleNames&gt;&lt;lastName&gt;Guyer&lt;/lastName&gt;&lt;/author&gt;&lt;author&gt;&lt;firstName&gt;Heidi&lt;/firstName&gt;&lt;middleNames&gt;J&lt;/middleNames&gt;&lt;lastName&gt;Sofia&lt;/lastName&gt;&lt;/author&gt;&lt;author&gt;&lt;firstName&gt;Jacqueline&lt;/firstName&gt;&lt;middleNames&gt;D&lt;/middleNames&gt;&lt;lastName&gt;Palchik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1103A6" w:rsidRPr="00E80984">
        <w:rPr>
          <w:lang w:val="en-AU" w:eastAsia="zh-TW"/>
        </w:rPr>
        <w:t>(1)</w:t>
      </w:r>
      <w:r w:rsidRPr="00E80984">
        <w:rPr>
          <w:lang w:val="en-AU"/>
        </w:rPr>
        <w:fldChar w:fldCharType="end"/>
      </w:r>
      <w:r w:rsidRPr="00E80984">
        <w:rPr>
          <w:lang w:val="en-AU"/>
        </w:rPr>
        <w:t xml:space="preserve">. </w:t>
      </w:r>
      <w:r w:rsidR="004C2D29" w:rsidRPr="00E80984">
        <w:rPr>
          <w:lang w:val="en-AU"/>
        </w:rPr>
        <w:t>It</w:t>
      </w:r>
      <w:r w:rsidR="0028331B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is also the leading cause of disease burden in </w:t>
      </w:r>
      <w:r w:rsidR="0028331B" w:rsidRPr="00E80984">
        <w:rPr>
          <w:lang w:val="en-AU"/>
        </w:rPr>
        <w:t>Australia</w:t>
      </w:r>
      <w:r w:rsidRPr="00E80984">
        <w:rPr>
          <w:lang w:val="en-AU"/>
        </w:rPr>
        <w:t xml:space="preserve">, with 14,560 cases reported nationwide in 2012 </w:t>
      </w:r>
      <w:r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041EB1C3-AD17-4753-AE2C-5E23595044CF&lt;/uuid&gt;&lt;priority&gt;3&lt;/priority&gt;&lt;publications&gt;&lt;publication&gt;&lt;publication_date&gt;99201211131200000000222000&lt;/publication_date&gt;&lt;startpage&gt;1&lt;/startpage&gt;&lt;title&gt;Cancer in Australia: an overview 2012 (full report, 29 November 2012 edition) (AIHW)&lt;/title&gt;&lt;uuid&gt;4A7A00C1-54E6-456D-86C8-342637BCC32B&lt;/uuid&gt;&lt;subtype&gt;400&lt;/subtype&gt;&lt;endpage&gt;215&lt;/endpage&gt;&lt;type&gt;400&lt;/type&gt;&lt;citekey&gt;AIHW:2012uv&lt;/citekey&gt;&lt;url&gt;http://www.aihw.gov.au/WorkArea/DownloadAsset.aspx?id=60129542353&lt;/url&gt;&lt;authors&gt;&lt;author&gt;&lt;lastName&gt;AIHW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1103A6" w:rsidRPr="00E80984">
        <w:rPr>
          <w:lang w:val="en-AU" w:eastAsia="zh-TW"/>
        </w:rPr>
        <w:t>(2)</w:t>
      </w:r>
      <w:r w:rsidRPr="00E80984">
        <w:rPr>
          <w:lang w:val="en-AU"/>
        </w:rPr>
        <w:fldChar w:fldCharType="end"/>
      </w:r>
      <w:r w:rsidR="00200769" w:rsidRPr="00E80984">
        <w:rPr>
          <w:lang w:val="en-AU"/>
        </w:rPr>
        <w:t>.</w:t>
      </w:r>
    </w:p>
    <w:p w14:paraId="712AC010" w14:textId="064E2D99" w:rsidR="00AD2432" w:rsidRPr="00E80984" w:rsidRDefault="00D437A6" w:rsidP="00386947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Breast cancer is a highly heterogeneous disease </w:t>
      </w:r>
      <w:r w:rsidR="006E5CF5" w:rsidRPr="00E80984">
        <w:rPr>
          <w:lang w:val="en-AU"/>
        </w:rPr>
        <w:t>that consists</w:t>
      </w:r>
      <w:r w:rsidRPr="00E80984">
        <w:rPr>
          <w:lang w:val="en-AU"/>
        </w:rPr>
        <w:t xml:space="preserve"> of a spectrum of subtypes with distinct morphological features, variable clinical outcomes and different responses to </w:t>
      </w:r>
      <w:r w:rsidR="00D94456" w:rsidRPr="00E80984">
        <w:rPr>
          <w:lang w:val="en-AU"/>
        </w:rPr>
        <w:t>different</w:t>
      </w:r>
      <w:r w:rsidR="006F0A2C" w:rsidRPr="00E80984">
        <w:rPr>
          <w:lang w:val="en-AU"/>
        </w:rPr>
        <w:t xml:space="preserve"> </w:t>
      </w:r>
      <w:r w:rsidR="008F1B7B" w:rsidRPr="00E80984">
        <w:rPr>
          <w:lang w:val="en-AU"/>
        </w:rPr>
        <w:t>therapies</w:t>
      </w:r>
      <w:r w:rsidRPr="00E80984">
        <w:rPr>
          <w:lang w:val="en-AU"/>
        </w:rPr>
        <w:t xml:space="preserve"> </w:t>
      </w:r>
      <w:r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5999AA91-650D-4351-8744-32B9AD2A7884&lt;/uuid&gt;&lt;priority&gt;4&lt;/priority&gt;&lt;publications&gt;&lt;publication&gt;&lt;publication_date&gt;99201211131200000000222000&lt;/publication_date&gt;&lt;startpage&gt;1&lt;/startpage&gt;&lt;title&gt;Cancer in Australia: an overview 2012 (full report, 29 November 2012 edition) (AIHW)&lt;/title&gt;&lt;uuid&gt;4A7A00C1-54E6-456D-86C8-342637BCC32B&lt;/uuid&gt;&lt;subtype&gt;400&lt;/subtype&gt;&lt;endpage&gt;215&lt;/endpage&gt;&lt;type&gt;400&lt;/type&gt;&lt;citekey&gt;AIHW:2012uv&lt;/citekey&gt;&lt;url&gt;http://www.aihw.gov.au/WorkArea/DownloadAsset.aspx?id=60129542353&lt;/url&gt;&lt;authors&gt;&lt;author&gt;&lt;lastName&gt;AIHW&lt;/lastName&gt;&lt;/author&gt;&lt;/authors&gt;&lt;/publication&gt;&lt;publication&gt;&lt;uuid&gt;4E1507F6-0326-4711-91AA-617546B11F48&lt;/uuid&gt;&lt;volume&gt;23&lt;/volume&gt;&lt;doi&gt;10.1093/annonc/mds326&lt;/doi&gt;&lt;startpage&gt;x207&lt;/startpage&gt;&lt;publication_date&gt;99201209171200000000222000&lt;/publication_date&gt;&lt;url&gt;http://annonc.oxfordjournals.org/cgi/doi/10.1093/annonc/mds326&lt;/url&gt;&lt;citekey&gt;Viale:2012fp&lt;/citekey&gt;&lt;type&gt;400&lt;/type&gt;&lt;title&gt;The current state of breast cancer classification&lt;/title&gt;&lt;number&gt;suppl 10&lt;/number&gt;&lt;subtype&gt;400&lt;/subtype&gt;&lt;endpage&gt;x210&lt;/endpage&gt;&lt;bundle&gt;&lt;publication&gt;&lt;title&gt;Annals of Oncology&lt;/title&gt;&lt;type&gt;-100&lt;/type&gt;&lt;subtype&gt;-100&lt;/subtype&gt;&lt;uuid&gt;BD82ABB1-3CDB-438E-9618-0AE9222F63F8&lt;/uuid&gt;&lt;/publication&gt;&lt;/bundle&gt;&lt;authors&gt;&lt;author&gt;&lt;firstName&gt;G&lt;/firstName&gt;&lt;lastName&gt;Viale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1103A6" w:rsidRPr="00E80984">
        <w:rPr>
          <w:lang w:val="en-AU" w:eastAsia="zh-TW"/>
        </w:rPr>
        <w:t>(2, 3)</w:t>
      </w:r>
      <w:r w:rsidRPr="00E80984">
        <w:rPr>
          <w:lang w:val="en-AU"/>
        </w:rPr>
        <w:fldChar w:fldCharType="end"/>
      </w:r>
      <w:r w:rsidRPr="00E80984">
        <w:rPr>
          <w:lang w:val="en-AU"/>
        </w:rPr>
        <w:t xml:space="preserve">. </w:t>
      </w:r>
      <w:r w:rsidR="008F1B7B" w:rsidRPr="00E80984">
        <w:rPr>
          <w:lang w:val="en-AU"/>
        </w:rPr>
        <w:t>To dissect this heterogeneity, s</w:t>
      </w:r>
      <w:r w:rsidRPr="00E80984">
        <w:rPr>
          <w:lang w:val="en-AU"/>
        </w:rPr>
        <w:t xml:space="preserve">everal classification schemes have been proposed </w:t>
      </w:r>
      <w:r w:rsidR="00A73FEA" w:rsidRPr="00E80984">
        <w:rPr>
          <w:lang w:val="en-AU"/>
        </w:rPr>
        <w:t>(F</w:t>
      </w:r>
      <w:r w:rsidR="000045E9" w:rsidRPr="00E80984">
        <w:rPr>
          <w:lang w:val="en-AU"/>
        </w:rPr>
        <w:t>igure 1</w:t>
      </w:r>
      <w:r w:rsidRPr="00E80984">
        <w:rPr>
          <w:lang w:val="en-AU"/>
        </w:rPr>
        <w:t>), which are described as follows:</w:t>
      </w:r>
    </w:p>
    <w:p w14:paraId="3EA63088" w14:textId="5134CAB2" w:rsidR="00386947" w:rsidRPr="00E80984" w:rsidRDefault="00386947" w:rsidP="0099593A">
      <w:pPr>
        <w:pStyle w:val="ManuscriptHeading3"/>
        <w:tabs>
          <w:tab w:val="left" w:pos="8100"/>
        </w:tabs>
        <w:spacing w:before="100"/>
        <w:ind w:left="1225" w:hanging="941"/>
        <w:rPr>
          <w:lang w:val="en-AU"/>
        </w:rPr>
      </w:pPr>
      <w:r w:rsidRPr="00E80984">
        <w:rPr>
          <w:lang w:val="en-AU"/>
        </w:rPr>
        <w:t xml:space="preserve">Resulted from germ-line </w:t>
      </w:r>
      <w:r w:rsidR="00B36F0E" w:rsidRPr="00E80984">
        <w:rPr>
          <w:lang w:val="en-AU"/>
        </w:rPr>
        <w:t xml:space="preserve">mutation or </w:t>
      </w:r>
      <w:r w:rsidRPr="00E80984">
        <w:rPr>
          <w:lang w:val="en-AU"/>
        </w:rPr>
        <w:t xml:space="preserve">sporadic </w:t>
      </w:r>
      <w:r w:rsidR="003E53E9" w:rsidRPr="00E80984">
        <w:rPr>
          <w:lang w:val="en-AU"/>
        </w:rPr>
        <w:t>genetic change</w:t>
      </w:r>
    </w:p>
    <w:p w14:paraId="54CF6487" w14:textId="602A09C8" w:rsidR="0028331B" w:rsidRPr="00E80984" w:rsidRDefault="005447B7" w:rsidP="009D6652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B</w:t>
      </w:r>
      <w:r w:rsidR="0085235E" w:rsidRPr="00E80984">
        <w:rPr>
          <w:lang w:val="en-AU"/>
        </w:rPr>
        <w:t xml:space="preserve">ased on whether the disease is caused by </w:t>
      </w:r>
      <w:r w:rsidR="00224B08" w:rsidRPr="00E80984">
        <w:rPr>
          <w:lang w:val="en-AU"/>
        </w:rPr>
        <w:t>germ-line mutation or sporadic genetic change</w:t>
      </w:r>
      <w:r w:rsidRPr="00E80984">
        <w:rPr>
          <w:lang w:val="en-AU"/>
        </w:rPr>
        <w:t>,</w:t>
      </w:r>
      <w:r w:rsidR="00653BFA" w:rsidRPr="00E80984">
        <w:rPr>
          <w:lang w:val="en-AU"/>
        </w:rPr>
        <w:t xml:space="preserve"> </w:t>
      </w:r>
      <w:r w:rsidR="0085235E" w:rsidRPr="00E80984">
        <w:rPr>
          <w:lang w:val="en-AU"/>
        </w:rPr>
        <w:t>b</w:t>
      </w:r>
      <w:r w:rsidR="00386947" w:rsidRPr="00E80984">
        <w:rPr>
          <w:lang w:val="en-AU"/>
        </w:rPr>
        <w:t>reast cancer can</w:t>
      </w:r>
      <w:r w:rsidR="0085235E" w:rsidRPr="00E80984">
        <w:rPr>
          <w:lang w:val="en-AU"/>
        </w:rPr>
        <w:t xml:space="preserve"> be divided into two categories:</w:t>
      </w:r>
      <w:r w:rsidR="00386947" w:rsidRPr="00E80984">
        <w:rPr>
          <w:lang w:val="en-AU"/>
        </w:rPr>
        <w:t xml:space="preserve"> familial (inherited) an</w:t>
      </w:r>
      <w:r w:rsidR="0085235E" w:rsidRPr="00E80984">
        <w:rPr>
          <w:lang w:val="en-AU"/>
        </w:rPr>
        <w:t>d sporadic breast cancer</w:t>
      </w:r>
      <w:r w:rsidR="000B75EC" w:rsidRPr="00E80984">
        <w:rPr>
          <w:lang w:val="en-AU"/>
        </w:rPr>
        <w:t xml:space="preserve">. </w:t>
      </w:r>
      <w:r w:rsidR="00951E66" w:rsidRPr="00E80984">
        <w:rPr>
          <w:lang w:val="en-AU"/>
        </w:rPr>
        <w:t xml:space="preserve">Familial breast cancer </w:t>
      </w:r>
      <w:r w:rsidR="00612A44" w:rsidRPr="00E80984">
        <w:rPr>
          <w:lang w:val="en-AU"/>
        </w:rPr>
        <w:t>represents</w:t>
      </w:r>
      <w:r w:rsidR="00951E66" w:rsidRPr="00E80984">
        <w:rPr>
          <w:lang w:val="en-AU"/>
        </w:rPr>
        <w:t xml:space="preserve"> </w:t>
      </w:r>
      <w:r w:rsidR="00D929DB" w:rsidRPr="00E80984">
        <w:rPr>
          <w:lang w:val="en-AU"/>
        </w:rPr>
        <w:t xml:space="preserve">7% </w:t>
      </w:r>
      <w:r w:rsidR="00612A44" w:rsidRPr="00E80984">
        <w:rPr>
          <w:lang w:val="en-AU"/>
        </w:rPr>
        <w:t xml:space="preserve">of </w:t>
      </w:r>
      <w:r w:rsidR="00DC3901" w:rsidRPr="00E80984">
        <w:rPr>
          <w:lang w:val="en-AU"/>
        </w:rPr>
        <w:t xml:space="preserve">breast cancer cases, which is mainly </w:t>
      </w:r>
      <w:r w:rsidRPr="00E80984">
        <w:rPr>
          <w:lang w:val="en-AU"/>
        </w:rPr>
        <w:t>due to</w:t>
      </w:r>
      <w:r w:rsidR="00DC3901" w:rsidRPr="00E80984">
        <w:rPr>
          <w:lang w:val="en-AU"/>
        </w:rPr>
        <w:t xml:space="preserve"> </w:t>
      </w:r>
      <w:r w:rsidR="00671F84" w:rsidRPr="00E80984">
        <w:rPr>
          <w:lang w:val="en-AU"/>
        </w:rPr>
        <w:t xml:space="preserve">inherited </w:t>
      </w:r>
      <w:r w:rsidR="007A41A7" w:rsidRPr="00E80984">
        <w:rPr>
          <w:lang w:val="en-AU"/>
        </w:rPr>
        <w:t xml:space="preserve">mutation </w:t>
      </w:r>
      <w:r w:rsidR="00DC3901" w:rsidRPr="00E80984">
        <w:rPr>
          <w:lang w:val="en-AU"/>
        </w:rPr>
        <w:t>in DNA repair genes</w:t>
      </w:r>
      <w:r w:rsidR="009F34ED" w:rsidRPr="00E80984">
        <w:rPr>
          <w:lang w:val="en-AU"/>
        </w:rPr>
        <w:t xml:space="preserve"> </w:t>
      </w:r>
      <w:r w:rsidR="00B76869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&lt;citation&gt;&lt;uuid&gt;718D0A03-BCF3-433C-A7F6-A80924ED5149&lt;/uuid&gt;&lt;priority&gt;5&lt;/priority&gt;&lt;publications&gt;&lt;publication&gt;&lt;type&gt;400&lt;/type&gt;&lt;publication_date&gt;99199600001200000000200000&lt;/publication_date&gt;&lt;title&gt;The genetic attributable risk of breast and ovarian cancer&lt;/title&gt;&lt;url&gt;http://onlinelibrary.wiley.com/doi/10.1002/(SICI)1097-0142(19960601)77:11%3C2318::AID-CNCR21%3E3.0.CO;2-Z/abstract&lt;/url&gt;&lt;subtype&gt;400&lt;/subtype&gt;&lt;uuid&gt;B31946DB-4CB8-4A27-A1CF-1DD86F2F8272&lt;/uuid&gt;&lt;bundle&gt;&lt;publication&gt;&lt;title&gt;Cancer&lt;/title&gt;&lt;type&gt;-100&lt;/type&gt;&lt;subtype&gt;-100&lt;/subtype&gt;&lt;uuid&gt;01800731-0F33-4925-A95C-3B91DFBDB282&lt;/uuid&gt;&lt;/publication&gt;&lt;/bundle&gt;&lt;authors&gt;&lt;author&gt;&lt;firstName&gt;E&lt;/firstName&gt;&lt;middleNames&gt;B&lt;/middleNames&gt;&lt;lastName&gt;Claus&lt;/lastName&gt;&lt;/author&gt;&lt;author&gt;&lt;firstName&gt;J&lt;/firstName&gt;&lt;middleNames&gt;M&lt;/middleNames&gt;&lt;lastName&gt;Schildkraut&lt;/lastName&gt;&lt;/author&gt;&lt;author&gt;&lt;firstName&gt;W&lt;/firstName&gt;&lt;middleNames&gt;D&lt;/middleNames&gt;&lt;lastName&gt;Thompson&lt;/lastName&gt;&lt;/author&gt;&lt;author&gt;&lt;firstName&gt;N&lt;/firstName&gt;&lt;middleNames&gt;J&lt;/middleNames&gt;&lt;lastName&gt;Risch&lt;/lastName&gt;&lt;/author&gt;&lt;/authors&gt;&lt;/publication&gt;&lt;publication&gt;&lt;uuid&gt;3C4FB381-4ED6-46B3-8705-0EB12BDAFE6A&lt;/uuid&gt;&lt;volume&gt;123&lt;/volume&gt;&lt;doi&gt;10.1007/s10549-009-0653-1&lt;/doi&gt;&lt;startpage&gt;661&lt;/startpage&gt;&lt;publication_date&gt;99200912041200000000222000&lt;/publication_date&gt;&lt;url&gt;http://link.springer.com/10.1007/s10549-009-0653-1&lt;/url&gt;&lt;citekey&gt;kConFabInvestigators:2009kk&lt;/citekey&gt;&lt;type&gt;400&lt;/type&gt;&lt;title&gt;Subtypes of familial breast tumours revealed by expression and copy number profiling&lt;/title&gt;&lt;number&gt;3&lt;/number&gt;&lt;subtype&gt;400&lt;/subtype&gt;&lt;endpage&gt;677&lt;/endpage&gt;&lt;bundle&gt;&lt;publication&gt;&lt;title&gt;Breast Cancer Research and Treatment&lt;/title&gt;&lt;type&gt;-100&lt;/type&gt;&lt;subtype&gt;-100&lt;/subtype&gt;&lt;uuid&gt;A3029F91-6D54-4B62-9940-057CA0AB4461&lt;/uuid&gt;&lt;/publication&gt;&lt;/bundle&gt;&lt;authors&gt;&lt;author&gt;&lt;lastName&gt;kConFab Investigators&lt;/lastName&gt;&lt;/author&gt;&lt;author&gt;&lt;firstName&gt;Nic&lt;/firstName&gt;&lt;lastName&gt;Waddell&lt;/lastName&gt;&lt;/author&gt;&lt;author&gt;&lt;firstName&gt;Jeremy&lt;/firstName&gt;&lt;lastName&gt;Arnold&lt;/lastName&gt;&lt;/author&gt;&lt;author&gt;&lt;firstName&gt;Sibylle&lt;/firstName&gt;&lt;lastName&gt;Cocciardi&lt;/lastName&gt;&lt;/author&gt;&lt;author&gt;&lt;nonDroppingParticle&gt;da&lt;/nonDroppingParticle&gt;&lt;firstName&gt;Leonard&lt;/firstName&gt;&lt;lastName&gt;Silva&lt;/lastName&gt;&lt;/author&gt;&lt;author&gt;&lt;firstName&gt;Anna&lt;/firstName&gt;&lt;lastName&gt;Marsh&lt;/lastName&gt;&lt;/author&gt;&lt;author&gt;&lt;firstName&gt;Joan&lt;/firstName&gt;&lt;lastName&gt;Riley&lt;/lastName&gt;&lt;/author&gt;&lt;author&gt;&lt;firstName&gt;Cameron&lt;/firstName&gt;&lt;middleNames&gt;N&lt;/middleNames&gt;&lt;lastName&gt;Johnstone&lt;/lastName&gt;&lt;/author&gt;&lt;author&gt;&lt;firstName&gt;Mohammed&lt;/firstName&gt;&lt;lastName&gt;Orloff&lt;/lastName&gt;&lt;/author&gt;&lt;author&gt;&lt;firstName&gt;Guillaume&lt;/firstName&gt;&lt;lastName&gt;Assie&lt;/lastName&gt;&lt;/author&gt;&lt;author&gt;&lt;firstName&gt;Charis&lt;/firstName&gt;&lt;lastName&gt;Eng&lt;/lastName&gt;&lt;/author&gt;&lt;author&gt;&lt;firstName&gt;Lynne&lt;/firstName&gt;&lt;lastName&gt;Reid&lt;/lastName&gt;&lt;/author&gt;&lt;author&gt;&lt;firstName&gt;Patricia&lt;/firstName&gt;&lt;lastName&gt;Keith&lt;/lastName&gt;&lt;/author&gt;&lt;author&gt;&lt;firstName&gt;Max&lt;/firstName&gt;&lt;lastName&gt;Yan&lt;/lastName&gt;&lt;/author&gt;&lt;author&gt;&lt;firstName&gt;Stephen&lt;/firstName&gt;&lt;lastName&gt;Fox&lt;/lastName&gt;&lt;/author&gt;&lt;author&gt;&lt;firstName&gt;Peter&lt;/firstName&gt;&lt;lastName&gt;Devilee&lt;/lastName&gt;&lt;/author&gt;&lt;author&gt;&lt;firstName&gt;Andrew&lt;/firstName&gt;&lt;middleNames&gt;K&lt;/middleNames&gt;&lt;lastName&gt;Godwin&lt;/lastName&gt;&lt;/author&gt;&lt;author&gt;&lt;firstName&gt;Frans&lt;/firstName&gt;&lt;middleNames&gt;B L&lt;/middleNames&gt;&lt;lastName&gt;Hogervorst&lt;/lastName&gt;&lt;/author&gt;&lt;author&gt;&lt;firstName&gt;Fergus&lt;/firstName&gt;&lt;lastName&gt;Couch&lt;/lastName&gt;&lt;/author&gt;&lt;author&gt;&lt;firstName&gt;Sean&lt;/firstName&gt;&lt;lastName&gt;Grimmond&lt;/lastName&gt;&lt;/author&gt;&lt;author&gt;&lt;firstName&gt;James&lt;/firstName&gt;&lt;middleNames&gt;M&lt;/middleNames&gt;&lt;lastName&gt;Flanagan&lt;/lastName&gt;&lt;/author&gt;&lt;author&gt;&lt;firstName&gt;Kumkum&lt;/firstName&gt;&lt;lastName&gt;Khanna&lt;/lastName&gt;&lt;/author&gt;&lt;author&gt;&lt;firstName&gt;Peter&lt;/firstName&gt;&lt;middleNames&gt;T&lt;/middleNames&gt;&lt;lastName&gt;Simpson&lt;/lastName&gt;&lt;/author&gt;&lt;author&gt;&lt;firstName&gt;Sunil&lt;/firstName&gt;&lt;middleNames&gt;R&lt;/middleNames&gt;&lt;lastName&gt;Lakhani&lt;/lastName&gt;&lt;/author&gt;&lt;author&gt;&lt;firstName&gt;Georgia&lt;/firstName&gt;&lt;lastName&gt;Chenevix-Trench&lt;/lastName&gt;&lt;/author&gt;&lt;/authors&gt;&lt;/publication&gt;&lt;/publications&gt;&lt;cites&gt;&lt;/cites&gt;&lt;/citation&gt;</w:instrText>
      </w:r>
      <w:r w:rsidR="00B76869" w:rsidRPr="00E80984">
        <w:rPr>
          <w:lang w:val="en-AU"/>
        </w:rPr>
        <w:fldChar w:fldCharType="separate"/>
      </w:r>
      <w:r w:rsidR="009D6652" w:rsidRPr="00E80984">
        <w:rPr>
          <w:lang w:val="en-AU" w:eastAsia="zh-TW"/>
        </w:rPr>
        <w:t>(4, 5)</w:t>
      </w:r>
      <w:r w:rsidR="00B76869" w:rsidRPr="00E80984">
        <w:rPr>
          <w:lang w:val="en-AU"/>
        </w:rPr>
        <w:fldChar w:fldCharType="end"/>
      </w:r>
      <w:r w:rsidR="00DC3901" w:rsidRPr="00E80984">
        <w:rPr>
          <w:lang w:val="en-AU"/>
        </w:rPr>
        <w:t xml:space="preserve">. </w:t>
      </w:r>
      <w:r w:rsidR="000C035A" w:rsidRPr="00E80984">
        <w:rPr>
          <w:lang w:val="en-AU"/>
        </w:rPr>
        <w:t xml:space="preserve">For example, </w:t>
      </w:r>
      <w:r w:rsidR="00332C5C" w:rsidRPr="00332C5C">
        <w:rPr>
          <w:lang w:val="en-AU"/>
        </w:rPr>
        <w:t xml:space="preserve">~30% cases </w:t>
      </w:r>
      <w:r w:rsidR="00332C5C">
        <w:rPr>
          <w:lang w:val="en-AU"/>
        </w:rPr>
        <w:t xml:space="preserve">of </w:t>
      </w:r>
      <w:r w:rsidR="00332C5C" w:rsidRPr="00332C5C">
        <w:rPr>
          <w:lang w:val="en-AU"/>
        </w:rPr>
        <w:t xml:space="preserve">familial </w:t>
      </w:r>
      <w:proofErr w:type="gramStart"/>
      <w:r w:rsidR="00332C5C" w:rsidRPr="00332C5C">
        <w:rPr>
          <w:lang w:val="en-AU"/>
        </w:rPr>
        <w:t>breast</w:t>
      </w:r>
      <w:proofErr w:type="gramEnd"/>
      <w:r w:rsidR="00332C5C" w:rsidRPr="00332C5C">
        <w:rPr>
          <w:lang w:val="en-AU"/>
        </w:rPr>
        <w:t xml:space="preserve"> </w:t>
      </w:r>
      <w:r w:rsidR="009C4E36" w:rsidRPr="009C4E36">
        <w:rPr>
          <w:lang w:val="en-AU"/>
        </w:rPr>
        <w:t xml:space="preserve">patients </w:t>
      </w:r>
      <w:r w:rsidR="009C4E36">
        <w:rPr>
          <w:lang w:val="en-AU"/>
        </w:rPr>
        <w:t>are carriers of mutations in either</w:t>
      </w:r>
      <w:r w:rsidR="00332C5C" w:rsidRPr="00332C5C">
        <w:rPr>
          <w:i/>
          <w:lang w:val="en-AU"/>
        </w:rPr>
        <w:t xml:space="preserve"> </w:t>
      </w:r>
      <w:r w:rsidR="000C035A" w:rsidRPr="00E80984">
        <w:rPr>
          <w:i/>
          <w:lang w:val="en-AU"/>
        </w:rPr>
        <w:t>BRCA1</w:t>
      </w:r>
      <w:r w:rsidR="009C4E36">
        <w:rPr>
          <w:lang w:val="en-AU"/>
        </w:rPr>
        <w:t xml:space="preserve"> or</w:t>
      </w:r>
      <w:r w:rsidR="000C035A" w:rsidRPr="00E80984">
        <w:rPr>
          <w:lang w:val="en-AU"/>
        </w:rPr>
        <w:t xml:space="preserve"> </w:t>
      </w:r>
      <w:r w:rsidR="000C035A" w:rsidRPr="00E80984">
        <w:rPr>
          <w:i/>
          <w:lang w:val="en-AU"/>
        </w:rPr>
        <w:t>BRCA2</w:t>
      </w:r>
      <w:r w:rsidR="009C4E36" w:rsidRPr="009C4E36">
        <w:rPr>
          <w:lang w:val="en-AU"/>
        </w:rPr>
        <w:t>,</w:t>
      </w:r>
      <w:r w:rsidR="000C035A" w:rsidRPr="00E80984">
        <w:rPr>
          <w:lang w:val="en-AU"/>
        </w:rPr>
        <w:t xml:space="preserve"> </w:t>
      </w:r>
      <w:r w:rsidR="009C4E36">
        <w:rPr>
          <w:lang w:val="en-AU"/>
        </w:rPr>
        <w:t xml:space="preserve">the </w:t>
      </w:r>
      <w:r w:rsidR="000C035A" w:rsidRPr="00E80984">
        <w:rPr>
          <w:lang w:val="en-AU"/>
        </w:rPr>
        <w:t xml:space="preserve">two essential genes </w:t>
      </w:r>
      <w:r w:rsidR="00A0081B" w:rsidRPr="00E80984">
        <w:rPr>
          <w:lang w:val="en-AU"/>
        </w:rPr>
        <w:t xml:space="preserve">for </w:t>
      </w:r>
      <w:r w:rsidR="006B0C71" w:rsidRPr="00E80984">
        <w:rPr>
          <w:lang w:val="en-AU"/>
        </w:rPr>
        <w:t xml:space="preserve">DNA </w:t>
      </w:r>
      <w:r w:rsidR="00DB1957" w:rsidRPr="00E80984">
        <w:rPr>
          <w:lang w:val="en-AU"/>
        </w:rPr>
        <w:t>repair</w:t>
      </w:r>
      <w:r w:rsidR="009C4E36">
        <w:rPr>
          <w:lang w:val="en-AU"/>
        </w:rPr>
        <w:t xml:space="preserve"> </w:t>
      </w:r>
      <w:r w:rsidR="00B76869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17FF0836-9037-4378-93B2-DF6A928FA9F0&lt;/uuid&gt;&lt;priority&gt;6&lt;/priority&gt;&lt;publications&gt;&lt;publication&gt;&lt;volume&gt;20&lt;/volume&gt;&lt;publication_date&gt;99200202151200000000222000&lt;/publication_date&gt;&lt;number&gt;4&lt;/number&gt;&lt;institution&gt;Abramson Family Cancer Research Institute and Department of Biostatistics, University of Pennsylvania School of Medicine, Philadelphia, PA, USA.&lt;/institution&gt;&lt;startpage&gt;994&lt;/startpage&gt;&lt;title&gt;BRCA1 and BRCA2 mutation frequency in women evaluated in a breast cancer risk evaluation clinic.&lt;/title&gt;&lt;uuid&gt;6362DED8-6C05-4B1D-A672-71F9FE1D5B01&lt;/uuid&gt;&lt;subtype&gt;400&lt;/subtype&gt;&lt;endpage&gt;999&lt;/endpage&gt;&lt;type&gt;400&lt;/type&gt;&lt;url&gt;http://eutils.ncbi.nlm.nih.gov/entrez/eutils/elink.fcgi?dbfrom=pubmed&amp;amp;id=11844822&amp;amp;retmode=ref&amp;amp;cmd=prlinks&lt;/url&gt;&lt;bundle&gt;&lt;publication&gt;&lt;title&gt;Journal of clinical oncology : official journal of the American Society of Clinical Oncology&lt;/title&gt;&lt;type&gt;-100&lt;/type&gt;&lt;subtype&gt;-100&lt;/subtype&gt;&lt;uuid&gt;2EE7BAAB-7F00-4396-8902-F7617BA349AD&lt;/uuid&gt;&lt;/publication&gt;&lt;/bundle&gt;&lt;authors&gt;&lt;author&gt;&lt;firstName&gt;Helen&lt;/firstName&gt;&lt;middleNames&gt;A&lt;/middleNames&gt;&lt;lastName&gt;Shih&lt;/lastName&gt;&lt;/author&gt;&lt;author&gt;&lt;firstName&gt;Fergus&lt;/firstName&gt;&lt;middleNames&gt;J&lt;/middleNames&gt;&lt;lastName&gt;Couch&lt;/lastName&gt;&lt;/author&gt;&lt;author&gt;&lt;firstName&gt;Katherine&lt;/firstName&gt;&lt;middleNames&gt;L&lt;/middleNames&gt;&lt;lastName&gt;Nathanson&lt;/lastName&gt;&lt;/author&gt;&lt;author&gt;&lt;firstName&gt;M&lt;/firstName&gt;&lt;middleNames&gt;Anne&lt;/middleNames&gt;&lt;lastName&gt;Blackwood&lt;/lastName&gt;&lt;/author&gt;&lt;author&gt;&lt;firstName&gt;Timothy&lt;/firstName&gt;&lt;middleNames&gt;R&lt;/middleNames&gt;&lt;lastName&gt;Rebbeck&lt;/lastName&gt;&lt;/author&gt;&lt;author&gt;&lt;firstName&gt;Katrina&lt;/firstName&gt;&lt;middleNames&gt;A&lt;/middleNames&gt;&lt;lastName&gt;Armstrong&lt;/lastName&gt;&lt;/author&gt;&lt;author&gt;&lt;firstName&gt;Kathleen&lt;/firstName&gt;&lt;lastName&gt;Calzone&lt;/lastName&gt;&lt;/author&gt;&lt;author&gt;&lt;firstName&gt;Jill&lt;/firstName&gt;&lt;lastName&gt;Stopfer&lt;/lastName&gt;&lt;/author&gt;&lt;author&gt;&lt;firstName&gt;Sheila&lt;/firstName&gt;&lt;lastName&gt;Seal&lt;/lastName&gt;&lt;/author&gt;&lt;author&gt;&lt;firstName&gt;Michael&lt;/firstName&gt;&lt;middleNames&gt;R&lt;/middleNames&gt;&lt;lastName&gt;Stratton&lt;/lastName&gt;&lt;/author&gt;&lt;author&gt;&lt;firstName&gt;Barbara&lt;/firstName&gt;&lt;middleNames&gt;L&lt;/middleNames&gt;&lt;lastName&gt;Weber&lt;/lastName&gt;&lt;/author&gt;&lt;/authors&gt;&lt;/publication&gt;&lt;/publications&gt;&lt;cites&gt;&lt;/cites&gt;&lt;/citation&gt;</w:instrText>
      </w:r>
      <w:r w:rsidR="00B76869" w:rsidRPr="00E80984">
        <w:rPr>
          <w:lang w:val="en-AU"/>
        </w:rPr>
        <w:fldChar w:fldCharType="separate"/>
      </w:r>
      <w:r w:rsidR="009D6652" w:rsidRPr="00E80984">
        <w:rPr>
          <w:lang w:val="en-AU" w:eastAsia="zh-TW"/>
        </w:rPr>
        <w:t>(6)</w:t>
      </w:r>
      <w:r w:rsidR="00B76869" w:rsidRPr="00E80984">
        <w:rPr>
          <w:lang w:val="en-AU"/>
        </w:rPr>
        <w:fldChar w:fldCharType="end"/>
      </w:r>
      <w:r w:rsidR="00E70189" w:rsidRPr="00E80984">
        <w:rPr>
          <w:lang w:val="en-AU"/>
        </w:rPr>
        <w:t>.</w:t>
      </w:r>
    </w:p>
    <w:p w14:paraId="4315B9DB" w14:textId="1BA6D3C8" w:rsidR="00386947" w:rsidRPr="00E80984" w:rsidRDefault="00180181" w:rsidP="009D6652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S</w:t>
      </w:r>
      <w:r w:rsidR="003A0DE7" w:rsidRPr="00E80984">
        <w:rPr>
          <w:lang w:val="en-AU"/>
        </w:rPr>
        <w:t xml:space="preserve">poradic breast cancer, which </w:t>
      </w:r>
      <w:r w:rsidR="00657BA5" w:rsidRPr="00E80984">
        <w:rPr>
          <w:lang w:val="en-AU"/>
        </w:rPr>
        <w:t xml:space="preserve">arises </w:t>
      </w:r>
      <w:r w:rsidR="00CF1C0B" w:rsidRPr="00E80984">
        <w:rPr>
          <w:lang w:val="en-AU"/>
        </w:rPr>
        <w:t xml:space="preserve">primarily </w:t>
      </w:r>
      <w:r w:rsidR="00657BA5" w:rsidRPr="00E80984">
        <w:rPr>
          <w:lang w:val="en-AU"/>
        </w:rPr>
        <w:t xml:space="preserve">as a </w:t>
      </w:r>
      <w:r w:rsidR="00CF1C0B" w:rsidRPr="00E80984">
        <w:rPr>
          <w:lang w:val="en-AU"/>
        </w:rPr>
        <w:t>result</w:t>
      </w:r>
      <w:r w:rsidR="00657BA5" w:rsidRPr="00E80984">
        <w:rPr>
          <w:lang w:val="en-AU"/>
        </w:rPr>
        <w:t xml:space="preserve"> of</w:t>
      </w:r>
      <w:r w:rsidR="001F0A37" w:rsidRPr="00E80984">
        <w:rPr>
          <w:lang w:val="en-AU"/>
        </w:rPr>
        <w:t xml:space="preserve"> </w:t>
      </w:r>
      <w:r w:rsidR="00411C65" w:rsidRPr="00E80984">
        <w:rPr>
          <w:lang w:val="en-AU"/>
        </w:rPr>
        <w:t xml:space="preserve">genetic </w:t>
      </w:r>
      <w:r w:rsidR="00C26DCE" w:rsidRPr="00E80984">
        <w:rPr>
          <w:lang w:val="en-AU"/>
        </w:rPr>
        <w:t xml:space="preserve">alterations </w:t>
      </w:r>
      <w:r w:rsidR="00411C65" w:rsidRPr="00E80984">
        <w:rPr>
          <w:lang w:val="en-AU"/>
        </w:rPr>
        <w:t xml:space="preserve">acquired during </w:t>
      </w:r>
      <w:r w:rsidR="00CF5743">
        <w:t>a person’s</w:t>
      </w:r>
      <w:r w:rsidR="00411C65" w:rsidRPr="00E80984">
        <w:rPr>
          <w:lang w:val="en-AU"/>
        </w:rPr>
        <w:t xml:space="preserve"> growth</w:t>
      </w:r>
      <w:r w:rsidR="00657BA5" w:rsidRPr="00E80984">
        <w:rPr>
          <w:lang w:val="en-AU"/>
        </w:rPr>
        <w:t xml:space="preserve">, is the dominant form of breast cancer. </w:t>
      </w:r>
      <w:r w:rsidR="00F72A53" w:rsidRPr="00E80984">
        <w:rPr>
          <w:lang w:val="en-AU"/>
        </w:rPr>
        <w:t>Compared with</w:t>
      </w:r>
      <w:r w:rsidR="005F4088" w:rsidRPr="00E80984">
        <w:rPr>
          <w:lang w:val="en-AU"/>
        </w:rPr>
        <w:t xml:space="preserve"> familial breast cancer, sporadic </w:t>
      </w:r>
      <w:r w:rsidR="001C7477" w:rsidRPr="00E80984">
        <w:rPr>
          <w:lang w:val="en-AU"/>
        </w:rPr>
        <w:t xml:space="preserve">breast cancer </w:t>
      </w:r>
      <w:r w:rsidRPr="00E80984">
        <w:rPr>
          <w:lang w:val="en-AU"/>
        </w:rPr>
        <w:t>exhibit</w:t>
      </w:r>
      <w:r w:rsidR="005F4088" w:rsidRPr="00E80984">
        <w:rPr>
          <w:lang w:val="en-AU"/>
        </w:rPr>
        <w:t>s</w:t>
      </w:r>
      <w:r w:rsidRPr="00E80984">
        <w:rPr>
          <w:lang w:val="en-AU"/>
        </w:rPr>
        <w:t xml:space="preserve"> </w:t>
      </w:r>
      <w:r w:rsidR="005F4088" w:rsidRPr="00E80984">
        <w:rPr>
          <w:lang w:val="en-AU"/>
        </w:rPr>
        <w:t xml:space="preserve">much more complicated patterns of </w:t>
      </w:r>
      <w:r w:rsidRPr="00E80984">
        <w:rPr>
          <w:lang w:val="en-AU"/>
        </w:rPr>
        <w:t>gen</w:t>
      </w:r>
      <w:r w:rsidR="005F4088" w:rsidRPr="00E80984">
        <w:rPr>
          <w:lang w:val="en-AU"/>
        </w:rPr>
        <w:t xml:space="preserve">etic changes, </w:t>
      </w:r>
      <w:r w:rsidR="00E93F26" w:rsidRPr="00E80984">
        <w:rPr>
          <w:lang w:val="en-AU"/>
        </w:rPr>
        <w:t xml:space="preserve">which </w:t>
      </w:r>
      <w:r w:rsidR="00FB451F" w:rsidRPr="00E80984">
        <w:rPr>
          <w:lang w:val="en-AU"/>
        </w:rPr>
        <w:t>inclu</w:t>
      </w:r>
      <w:r w:rsidR="00D41F5B" w:rsidRPr="00E80984">
        <w:rPr>
          <w:lang w:val="en-AU"/>
        </w:rPr>
        <w:t>d</w:t>
      </w:r>
      <w:r w:rsidR="00FB451F" w:rsidRPr="00E80984">
        <w:rPr>
          <w:lang w:val="en-AU"/>
        </w:rPr>
        <w:t>e</w:t>
      </w:r>
      <w:r w:rsidR="005F4088" w:rsidRPr="00E80984">
        <w:rPr>
          <w:lang w:val="en-AU"/>
        </w:rPr>
        <w:t xml:space="preserve"> </w:t>
      </w:r>
      <w:r w:rsidR="003B0038" w:rsidRPr="00E80984">
        <w:rPr>
          <w:lang w:val="en-AU"/>
        </w:rPr>
        <w:t>focal mutations,</w:t>
      </w:r>
      <w:r w:rsidR="005F4088" w:rsidRPr="00E80984">
        <w:rPr>
          <w:lang w:val="en-AU"/>
        </w:rPr>
        <w:t xml:space="preserve"> epigenetic </w:t>
      </w:r>
      <w:r w:rsidR="003B0038" w:rsidRPr="00E80984">
        <w:rPr>
          <w:lang w:val="en-AU"/>
        </w:rPr>
        <w:t>alteration</w:t>
      </w:r>
      <w:r w:rsidR="00516626" w:rsidRPr="00E80984">
        <w:rPr>
          <w:lang w:val="en-AU"/>
        </w:rPr>
        <w:t>s</w:t>
      </w:r>
      <w:r w:rsidR="003B0038" w:rsidRPr="00E80984">
        <w:rPr>
          <w:lang w:val="en-AU"/>
        </w:rPr>
        <w:t>, small insertion</w:t>
      </w:r>
      <w:r w:rsidR="00516626" w:rsidRPr="00E80984">
        <w:rPr>
          <w:lang w:val="en-AU"/>
        </w:rPr>
        <w:t>s</w:t>
      </w:r>
      <w:r w:rsidR="003B0038" w:rsidRPr="00E80984">
        <w:rPr>
          <w:lang w:val="en-AU"/>
        </w:rPr>
        <w:t xml:space="preserve"> and/or deletion</w:t>
      </w:r>
      <w:r w:rsidR="00516626" w:rsidRPr="00E80984">
        <w:rPr>
          <w:lang w:val="en-AU"/>
        </w:rPr>
        <w:t>s</w:t>
      </w:r>
      <w:r w:rsidR="003B0038" w:rsidRPr="00E80984">
        <w:rPr>
          <w:lang w:val="en-AU"/>
        </w:rPr>
        <w:t xml:space="preserve"> of DNA segments, and even large-scale</w:t>
      </w:r>
      <w:r w:rsidR="005F4088" w:rsidRPr="00E80984">
        <w:rPr>
          <w:lang w:val="en-AU"/>
        </w:rPr>
        <w:t xml:space="preserve"> </w:t>
      </w:r>
      <w:r w:rsidR="003B0038" w:rsidRPr="00E80984">
        <w:rPr>
          <w:lang w:val="en-AU"/>
        </w:rPr>
        <w:t xml:space="preserve">chromosomal </w:t>
      </w:r>
      <w:r w:rsidR="00516626" w:rsidRPr="00E80984">
        <w:rPr>
          <w:lang w:val="en-AU"/>
        </w:rPr>
        <w:t>abnormalities</w:t>
      </w:r>
      <w:r w:rsidR="00A54A5A" w:rsidRPr="00E80984">
        <w:rPr>
          <w:lang w:val="en-AU"/>
        </w:rPr>
        <w:t xml:space="preserve"> </w:t>
      </w:r>
      <w:r w:rsidR="009D6652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3F9043CF-C84C-473D-9285-29D08D256950&lt;/uuid&gt;&lt;priority&gt;7&lt;/priority&gt;&lt;publications&gt;&lt;publication&gt;&lt;uuid&gt;0E038D9F-00DD-4366-B672-5EF028E46CB5&lt;/uuid&gt;&lt;volume&gt;490&lt;/volume&gt;&lt;accepted_date&gt;99201207111200000000222000&lt;/accepted_date&gt;&lt;doi&gt;10.1038/nature11412&lt;/doi&gt;&lt;startpage&gt;61&lt;/startpage&gt;&lt;publication_date&gt;99201210041200000000222000&lt;/publication_date&gt;&lt;url&gt;http://eutils.ncbi.nlm.nih.gov/entrez/eutils/elink.fcgi?dbfrom=pubmed&amp;amp;id=23000897&amp;amp;retmode=ref&amp;amp;cmd=prlinks&lt;/url&gt;&lt;type&gt;400&lt;/type&gt;&lt;title&gt;Comprehensive molecular portraits of human breast tumours.&lt;/title&gt;&lt;submission_date&gt;99201203221200000000222000&lt;/submission_date&gt;&lt;number&gt;7418&lt;/number&gt;&lt;subtype&gt;400&lt;/subtype&gt;&lt;endpage&gt;70&lt;/endpage&gt;&lt;bundle&gt;&lt;publication&gt;&lt;publisher&gt;Nature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Group&lt;/publisher&gt;&lt;title&gt;Nature&lt;/title&gt;&lt;type&gt;-100&lt;/type&gt;&lt;subtype&gt;-100&lt;/subtype&gt;&lt;uuid&gt;23DA7D8B-FDA6-428A-83E0-2A3AC9393B7E&lt;/uuid&gt;&lt;/publication&gt;&lt;/bundle&gt;&lt;authors&gt;&lt;author&gt;&lt;lastName&gt;Cancer Genome Atlas Network&lt;/lastName&gt;&lt;/author&gt;&lt;/authors&gt;&lt;/publication&gt;&lt;publication&gt;&lt;publication_date&gt;99201204181200000000222000&lt;/publication_date&gt;&lt;startpage&gt;1&lt;/startpage&gt;&lt;doi&gt;10.1038/nature10983&lt;/doi&gt;&lt;title&gt;The genomic and transcriptomic architecture of 2,000 breast tumours reveals novel subgroups&lt;/title&gt;&lt;uuid&gt;B6D59A0A-FFC8-4DA5-B58C-D1F4E54D2DA0&lt;/uuid&gt;&lt;subtype&gt;400&lt;/subtype&gt;&lt;publisher&gt;Nature Publishing Group&lt;/publisher&gt;&lt;type&gt;400&lt;/type&gt;&lt;citekey&gt;Curtis:2012il&lt;/citekey&gt;&lt;endpage&gt;7&lt;/endpage&gt;&lt;url&gt;http://www.nature.com/doifinder/10.1038/nature10983&lt;/url&gt;&lt;bundle&gt;&lt;publication&gt;&lt;publisher&gt;Nature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Christina&lt;/firstName&gt;&lt;lastName&gt;Curtis&lt;/lastName&gt;&lt;/author&gt;&lt;author&gt;&lt;firstName&gt;Sohrab&lt;/firstName&gt;&lt;middleNames&gt;P&lt;/middleNames&gt;&lt;lastName&gt;Shah&lt;/lastName&gt;&lt;/author&gt;&lt;author&gt;&lt;firstName&gt;Suet-Feung&lt;/firstName&gt;&lt;lastName&gt;Chin&lt;/lastName&gt;&lt;/author&gt;&lt;author&gt;&lt;firstName&gt;Gulisa&lt;/firstName&gt;&lt;lastName&gt;Turashvili&lt;/lastName&gt;&lt;/author&gt;&lt;author&gt;&lt;firstName&gt;Oscar&lt;/firstName&gt;&lt;middleNames&gt;M&lt;/middleNames&gt;&lt;lastName&gt;Rueda&lt;/lastName&gt;&lt;/author&gt;&lt;author&gt;&lt;firstName&gt;Mark&lt;/firstName&gt;&lt;middleNames&gt;J&lt;/middleNames&gt;&lt;lastName&gt;Dunning&lt;/lastName&gt;&lt;/author&gt;&lt;author&gt;&lt;firstName&gt;Doug&lt;/firstName&gt;&lt;lastName&gt;Speed&lt;/lastName&gt;&lt;/author&gt;&lt;author&gt;&lt;firstName&gt;Andy&lt;/firstName&gt;&lt;middleNames&gt;G&lt;/middleNames&gt;&lt;lastName&gt;Lynch&lt;/lastName&gt;&lt;/author&gt;&lt;author&gt;&lt;firstName&gt;Shamith&lt;/firstName&gt;&lt;lastName&gt;Samarajiwa&lt;/lastName&gt;&lt;/author&gt;&lt;author&gt;&lt;firstName&gt;Yinyin&lt;/firstName&gt;&lt;lastName&gt;Yuan&lt;/lastName&gt;&lt;/author&gt;&lt;author&gt;&lt;firstName&gt;Stefan&lt;/firstName&gt;&lt;lastName&gt;Gräf&lt;/lastName&gt;&lt;/author&gt;&lt;author&gt;&lt;firstName&gt;Gavin&lt;/firstName&gt;&lt;lastName&gt;Ha&lt;/lastName&gt;&lt;/author&gt;&lt;author&gt;&lt;firstName&gt;Gholamreza&lt;/firstName&gt;&lt;lastName&gt;Haffari&lt;/lastName&gt;&lt;/author&gt;&lt;author&gt;&lt;firstName&gt;Ali&lt;/firstName&gt;&lt;lastName&gt;Bashashati&lt;/lastName&gt;&lt;/author&gt;&lt;author&gt;&lt;firstName&gt;Roslin&lt;/firstName&gt;&lt;lastName&gt;Russell&lt;/lastName&gt;&lt;/author&gt;&lt;author&gt;&lt;firstName&gt;Steven&lt;/firstName&gt;&lt;lastName&gt;McKinney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Christina&lt;/firstName&gt;&lt;lastName&gt;Curtis&lt;/lastName&gt;&lt;/author&gt;&lt;author&gt;&lt;firstName&gt;Sohrab&lt;/firstName&gt;&lt;middleNames&gt;P&lt;/middleNames&gt;&lt;lastName&gt;Shah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James&lt;/firstName&gt;&lt;middleNames&gt;D&lt;/middleNames&gt;&lt;lastName&gt;Brenton&lt;/lastName&gt;&lt;/author&gt;&lt;author&gt;&lt;firstName&gt;Ian&lt;/firstName&gt;&lt;lastName&gt;Ellis&lt;/lastName&gt;&lt;/author&gt;&lt;author&gt;&lt;firstName&gt;David&lt;/firstName&gt;&lt;lastName&gt;Huntsman&lt;/lastName&gt;&lt;/author&gt;&lt;author&gt;&lt;firstName&gt;Sarah&lt;/firstName&gt;&lt;lastName&gt;Pinder&lt;/lastName&gt;&lt;/author&gt;&lt;author&gt;&lt;firstName&gt;Arnie&lt;/firstName&gt;&lt;lastName&gt;Purushotham&lt;/lastName&gt;&lt;/author&gt;&lt;author&gt;&lt;firstName&gt;Leigh&lt;/firstName&gt;&lt;lastName&gt;Murphy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Carlos&lt;/firstName&gt;&lt;lastName&gt;Caldas&lt;/lastName&gt;&lt;/author&gt;&lt;author&gt;&lt;firstName&gt;Helen&lt;/firstName&gt;&lt;lastName&gt;Bardwell&lt;/lastName&gt;&lt;/author&gt;&lt;author&gt;&lt;firstName&gt;Suet-Feung&lt;/firstName&gt;&lt;lastName&gt;Chin&lt;/lastName&gt;&lt;/author&gt;&lt;author&gt;&lt;firstName&gt;Christina&lt;/firstName&gt;&lt;lastName&gt;Curtis&lt;/lastName&gt;&lt;/author&gt;&lt;author&gt;&lt;firstName&gt;Zhihao&lt;/firstName&gt;&lt;lastName&gt;Ding&lt;/lastName&gt;&lt;/author&gt;&lt;author&gt;&lt;firstName&gt;Stefan&lt;/firstName&gt;&lt;lastName&gt;Gräf&lt;/lastName&gt;&lt;/author&gt;&lt;author&gt;&lt;firstName&gt;Linda&lt;/firstName&gt;&lt;lastName&gt;Jones&lt;/lastName&gt;&lt;/author&gt;&lt;author&gt;&lt;firstName&gt;Bin&lt;/firstName&gt;&lt;lastName&gt;Liu&lt;/lastName&gt;&lt;/author&gt;&lt;author&gt;&lt;firstName&gt;Andy&lt;/firstName&gt;&lt;middleNames&gt;G&lt;/middleNames&gt;&lt;lastName&gt;Lynch&lt;/lastName&gt;&lt;/author&gt;&lt;author&gt;&lt;firstName&gt;Irene&lt;/firstName&gt;&lt;lastName&gt;Papatheodorou&lt;/lastName&gt;&lt;/author&gt;&lt;author&gt;&lt;firstName&gt;Stephen&lt;/firstName&gt;&lt;middleNames&gt;J&lt;/middleNames&gt;&lt;lastName&gt;Sammut&lt;/lastName&gt;&lt;/author&gt;&lt;author&gt;&lt;firstName&gt;Gordon&lt;/firstName&gt;&lt;lastName&gt;Wishart&lt;/lastName&gt;&lt;/author&gt;&lt;author&gt;&lt;firstName&gt;Samuel&lt;/firstName&gt;&lt;lastName&gt;Aparicio&lt;/lastName&gt;&lt;/author&gt;&lt;author&gt;&lt;firstName&gt;Steven&lt;/firstName&gt;&lt;lastName&gt;Chia&lt;/lastName&gt;&lt;/author&gt;&lt;author&gt;&lt;firstName&gt;Karen&lt;/firstName&gt;&lt;lastName&gt;Gelmon&lt;/lastName&gt;&lt;/author&gt;&lt;author&gt;&lt;firstName&gt;David&lt;/firstName&gt;&lt;lastName&gt;Huntsman&lt;/lastName&gt;&lt;/author&gt;&lt;author&gt;&lt;firstName&gt;Steven&lt;/firstName&gt;&lt;lastName&gt;McKinney&lt;/lastName&gt;&lt;/author&gt;&lt;author&gt;&lt;firstName&gt;Caroline&lt;/firstName&gt;&lt;lastName&gt;Speers&lt;/lastName&gt;&lt;/author&gt;&lt;author&gt;&lt;firstName&gt;Gulisa&lt;/firstName&gt;&lt;lastName&gt;Turashvili&lt;/lastName&gt;&lt;/author&gt;&lt;author&gt;&lt;firstName&gt;Peter&lt;/firstName&gt;&lt;lastName&gt;Watson&lt;/lastName&gt;&lt;/author&gt;&lt;author&gt;&lt;firstName&gt;Ian&lt;/firstName&gt;&lt;lastName&gt;Ellis&lt;/lastName&gt;&lt;/author&gt;&lt;author&gt;&lt;firstName&gt;Roger&lt;/firstName&gt;&lt;lastName&gt;Blamey&lt;/lastName&gt;&lt;/author&gt;&lt;author&gt;&lt;firstName&gt;Andrew&lt;/firstName&gt;&lt;lastName&gt;Green&lt;/lastName&gt;&lt;/author&gt;&lt;author&gt;&lt;firstName&gt;Douglas&lt;/firstName&gt;&lt;lastName&gt;Macmillan&lt;/lastName&gt;&lt;/author&gt;&lt;author&gt;&lt;firstName&gt;Emad&lt;/firstName&gt;&lt;lastName&gt;Rakha&lt;/lastName&gt;&lt;/author&gt;&lt;author&gt;&lt;firstName&gt;Arnie&lt;/firstName&gt;&lt;lastName&gt;Purushotham&lt;/lastName&gt;&lt;/author&gt;&lt;author&gt;&lt;firstName&gt;Cheryl&lt;/firstName&gt;&lt;lastName&gt;Gillett&lt;/lastName&gt;&lt;/author&gt;&lt;author&gt;&lt;firstName&gt;Anita&lt;/firstName&gt;&lt;lastName&gt;Grigoriadis&lt;/lastName&gt;&lt;/author&gt;&lt;author&gt;&lt;firstName&gt;Sarah&lt;/firstName&gt;&lt;lastName&gt;Pinder&lt;/lastName&gt;&lt;/author&gt;&lt;author&gt;&lt;nonDroppingParticle&gt;di&lt;/nonDroppingParticle&gt;&lt;firstName&gt;Emanuele&lt;/firstName&gt;&lt;lastName&gt;Rinaldis&lt;/lastName&gt;&lt;/author&gt;&lt;author&gt;&lt;firstName&gt;Andy&lt;/firstName&gt;&lt;lastName&gt;Tutt&lt;/lastName&gt;&lt;/author&gt;&lt;author&gt;&lt;firstName&gt;Leigh&lt;/firstName&gt;&lt;lastName&gt;Murphy&lt;/lastName&gt;&lt;/author&gt;&lt;author&gt;&lt;firstName&gt;Michelle&lt;/firstName&gt;&lt;lastName&gt;Parisien&lt;/lastName&gt;&lt;/author&gt;&lt;author&gt;&lt;firstName&gt;Sandra&lt;/firstName&gt;&lt;lastName&gt;Troup&lt;/lastName&gt;&lt;/author&gt;&lt;author&gt;&lt;firstName&gt;Carlos&lt;/firstName&gt;&lt;lastName&gt;Caldas&lt;/lastName&gt;&lt;/author&gt;&lt;author&gt;&lt;firstName&gt;Suet-Feung&lt;/firstName&gt;&lt;lastName&gt;Chin&lt;/lastName&gt;&lt;/author&gt;&lt;author&gt;&lt;firstName&gt;Derek&lt;/firstName&gt;&lt;lastName&gt;Chan&lt;/lastName&gt;&lt;/author&gt;&lt;author&gt;&lt;firstName&gt;Claire&lt;/firstName&gt;&lt;lastName&gt;Fielding&lt;/lastName&gt;&lt;/author&gt;&lt;author&gt;&lt;firstName&gt;Ana-Teresa&lt;/firstName&gt;&lt;lastName&gt;Maia&lt;/lastName&gt;&lt;/author&gt;&lt;author&gt;&lt;firstName&gt;Sarah&lt;/firstName&gt;&lt;lastName&gt;McGuire&lt;/lastName&gt;&lt;/author&gt;&lt;author&gt;&lt;firstName&gt;Michelle&lt;/firstName&gt;&lt;lastName&gt;Osborne&lt;/lastName&gt;&lt;/author&gt;&lt;author&gt;&lt;firstName&gt;Sara&lt;/firstName&gt;&lt;middleNames&gt;M&lt;/middleNames&gt;&lt;lastName&gt;Sayalero&lt;/lastName&gt;&lt;/author&gt;&lt;author&gt;&lt;firstName&gt;Inmaculada&lt;/firstName&gt;&lt;lastName&gt;Spiteri&lt;/lastName&gt;&lt;/author&gt;&lt;author&gt;&lt;firstName&gt;James&lt;/firstName&gt;&lt;lastName&gt;Hadfield&lt;/lastName&gt;&lt;/author&gt;&lt;author&gt;&lt;firstName&gt;Samuel&lt;/firstName&gt;&lt;lastName&gt;Aparicio&lt;/lastName&gt;&lt;/author&gt;&lt;author&gt;&lt;firstName&gt;Gulisa&lt;/firstName&gt;&lt;lastName&gt;Turashvili&lt;/lastName&gt;&lt;/author&gt;&lt;author&gt;&lt;firstName&gt;Lynda&lt;/firstName&gt;&lt;lastName&gt;Bell&lt;/lastName&gt;&lt;/author&gt;&lt;author&gt;&lt;firstName&gt;Katie&lt;/firstName&gt;&lt;lastName&gt;Chow&lt;/lastName&gt;&lt;/author&gt;&lt;author&gt;&lt;firstName&gt;Nadia&lt;/firstName&gt;&lt;lastName&gt;Gale&lt;/lastName&gt;&lt;/author&gt;&lt;author&gt;&lt;firstName&gt;David&lt;/firstName&gt;&lt;lastName&gt;Huntsman&lt;/lastName&gt;&lt;/author&gt;&lt;author&gt;&lt;firstName&gt;Maria&lt;/firstName&gt;&lt;lastName&gt;Kovalik&lt;/lastName&gt;&lt;/author&gt;&lt;author&gt;&lt;firstName&gt;Ying&lt;/firstName&gt;&lt;lastName&gt;Ng&lt;/lastName&gt;&lt;/author&gt;&lt;author&gt;&lt;firstName&gt;Leah&lt;/firstName&gt;&lt;lastName&gt;Prentice&lt;/lastName&gt;&lt;/author&gt;&lt;author&gt;&lt;firstName&gt;Carlos&lt;/firstName&gt;&lt;lastName&gt;Caldas&lt;/lastName&gt;&lt;/author&gt;&lt;author&gt;&lt;firstName&gt;Simon&lt;/firstName&gt;&lt;lastName&gt;Tavaré&lt;/lastName&gt;&lt;/author&gt;&lt;author&gt;&lt;firstName&gt;Christina&lt;/firstName&gt;&lt;lastName&gt;Curtis&lt;/lastName&gt;&lt;/author&gt;&lt;author&gt;&lt;firstName&gt;Mark&lt;/firstName&gt;&lt;middleNames&gt;J&lt;/middleNames&gt;&lt;lastName&gt;Dunning&lt;/lastName&gt;&lt;/author&gt;&lt;author&gt;&lt;firstName&gt;Stefan&lt;/firstName&gt;&lt;lastName&gt;Gräf&lt;/lastName&gt;&lt;/author&gt;&lt;author&gt;&lt;firstName&gt;Andy&lt;/firstName&gt;&lt;middleNames&gt;G&lt;/middleNames&gt;&lt;lastName&gt;Lynch&lt;/lastName&gt;&lt;/author&gt;&lt;author&gt;&lt;firstName&gt;Oscar&lt;/firstName&gt;&lt;middleNames&gt;M&lt;/middleNames&gt;&lt;lastName&gt;Rueda&lt;/lastName&gt;&lt;/author&gt;&lt;author&gt;&lt;firstName&gt;Roslin&lt;/firstName&gt;&lt;lastName&gt;Russell&lt;/lastName&gt;&lt;/author&gt;&lt;author&gt;&lt;firstName&gt;Shamith&lt;/firstName&gt;&lt;lastName&gt;Samarajiwa&lt;/lastName&gt;&lt;/author&gt;&lt;author&gt;&lt;firstName&gt;Doug&lt;/firstName&gt;&lt;lastName&gt;Speed&lt;/lastName&gt;&lt;/author&gt;&lt;author&gt;&lt;firstName&gt;Florian&lt;/firstName&gt;&lt;lastName&gt;Markowetz&lt;/lastName&gt;&lt;/author&gt;&lt;author&gt;&lt;firstName&gt;Yinyin&lt;/firstName&gt;&lt;lastName&gt;Yuan&lt;/lastName&gt;&lt;/author&gt;&lt;author&gt;&lt;firstName&gt;James&lt;/firstName&gt;&lt;middleNames&gt;D&lt;/middleNames&gt;&lt;lastName&gt;Brenton&lt;/lastName&gt;&lt;/author&gt;&lt;author&gt;&lt;firstName&gt;Samuel&lt;/firstName&gt;&lt;lastName&gt;Aparicio&lt;/lastName&gt;&lt;/author&gt;&lt;author&gt;&lt;firstName&gt;Sohrab&lt;/firstName&gt;&lt;middleNames&gt;P&lt;/middleNames&gt;&lt;lastName&gt;Shah&lt;/lastName&gt;&lt;/author&gt;&lt;author&gt;&lt;firstName&gt;Ali&lt;/firstName&gt;&lt;lastName&gt;Bashashati&lt;/lastName&gt;&lt;/author&gt;&lt;author&gt;&lt;firstName&gt;Gavin&lt;/firstName&gt;&lt;lastName&gt;Ha&lt;/lastName&gt;&lt;/author&gt;&lt;author&gt;&lt;firstName&gt;Gholamreza&lt;/firstName&gt;&lt;lastName&gt;Haffari&lt;/lastName&gt;&lt;/author&gt;&lt;author&gt;&lt;firstName&gt;Steven&lt;/firstName&gt;&lt;lastName&gt;McKinney&lt;/lastName&gt;&lt;/author&gt;&lt;author&gt;&lt;firstName&gt;Anita&lt;/firstName&gt;&lt;lastName&gt;Langerød&lt;/lastName&gt;&lt;/author&gt;&lt;author&gt;&lt;firstName&gt;Andrew&lt;/firstName&gt;&lt;lastName&gt;Green&lt;/lastName&gt;&lt;/author&gt;&lt;author&gt;&lt;firstName&gt;Elena&lt;/firstName&gt;&lt;lastName&gt;Provenzano&lt;/lastName&gt;&lt;/author&gt;&lt;author&gt;&lt;firstName&gt;Gordon&lt;/firstName&gt;&lt;lastName&gt;Wishart&lt;/lastName&gt;&lt;/author&gt;&lt;author&gt;&lt;firstName&gt;Sarah&lt;/firstName&gt;&lt;lastName&gt;Pinder&lt;/lastName&gt;&lt;/author&gt;&lt;author&gt;&lt;firstName&gt;Peter&lt;/firstName&gt;&lt;lastName&gt;Watson&lt;/lastName&gt;&lt;/author&gt;&lt;author&gt;&lt;firstName&gt;Florian&lt;/firstName&gt;&lt;lastName&gt;Markowetz&lt;/lastName&gt;&lt;/author&gt;&lt;author&gt;&lt;firstName&gt;Leigh&lt;/firstName&gt;&lt;lastName&gt;Murphy&lt;/lastName&gt;&lt;/author&gt;&lt;author&gt;&lt;firstName&gt;Ian&lt;/firstName&gt;&lt;lastName&gt;Ellis&lt;/lastName&gt;&lt;/author&gt;&lt;author&gt;&lt;firstName&gt;Arnie&lt;/firstName&gt;&lt;lastName&gt;Purushotham&lt;/lastName&gt;&lt;/author&gt;&lt;author&gt;&lt;firstName&gt;Anne-Lise&lt;/firstName&gt;&lt;lastName&gt;Børresen-Dale&lt;/lastName&gt;&lt;/author&gt;&lt;author&gt;&lt;firstName&gt;James&lt;/firstName&gt;&lt;middleNames&gt;D&lt;/middleNames&gt;&lt;lastName&gt;Brenton&lt;/lastName&gt;&lt;/author&gt;&lt;author&gt;&lt;firstName&gt;Simon&lt;/firstName&gt;&lt;lastName&gt;Tavaré&lt;/lastName&gt;&lt;/author&gt;&lt;author&gt;&lt;firstName&gt;Carlos&lt;/firstName&gt;&lt;lastName&gt;Caldas&lt;/lastName&gt;&lt;/author&gt;&lt;author&gt;&lt;firstName&gt;Samuel&lt;/firstName&gt;&lt;lastName&gt;Aparicio&lt;/lastName&gt;&lt;/author&gt;&lt;/authors&gt;&lt;/publication&gt;&lt;/publications&gt;&lt;cites&gt;&lt;/cites&gt;&lt;/citation&gt;</w:instrText>
      </w:r>
      <w:r w:rsidR="009D6652" w:rsidRPr="00E80984">
        <w:rPr>
          <w:lang w:val="en-AU"/>
        </w:rPr>
        <w:fldChar w:fldCharType="separate"/>
      </w:r>
      <w:r w:rsidR="009D6652" w:rsidRPr="00E80984">
        <w:rPr>
          <w:lang w:val="en-AU" w:eastAsia="zh-TW"/>
        </w:rPr>
        <w:t>(7, 8)</w:t>
      </w:r>
      <w:r w:rsidR="009D6652" w:rsidRPr="00E80984">
        <w:rPr>
          <w:lang w:val="en-AU"/>
        </w:rPr>
        <w:fldChar w:fldCharType="end"/>
      </w:r>
      <w:r w:rsidR="0048589B" w:rsidRPr="00E80984">
        <w:rPr>
          <w:lang w:val="en-AU"/>
        </w:rPr>
        <w:t>. Interestingly, many sporadic</w:t>
      </w:r>
      <w:r w:rsidR="00516626" w:rsidRPr="00E80984">
        <w:rPr>
          <w:lang w:val="en-AU"/>
        </w:rPr>
        <w:t xml:space="preserve"> genetic changes are </w:t>
      </w:r>
      <w:r w:rsidR="0048589B" w:rsidRPr="00E80984">
        <w:rPr>
          <w:lang w:val="en-AU"/>
        </w:rPr>
        <w:t xml:space="preserve">also </w:t>
      </w:r>
      <w:r w:rsidR="00516626" w:rsidRPr="00E80984">
        <w:rPr>
          <w:lang w:val="en-AU"/>
        </w:rPr>
        <w:t>associated with DNA repair genes</w:t>
      </w:r>
      <w:r w:rsidR="00A54A5A" w:rsidRPr="00E80984">
        <w:rPr>
          <w:lang w:val="en-AU"/>
        </w:rPr>
        <w:t xml:space="preserve"> </w:t>
      </w:r>
      <w:r w:rsidR="00A54A5A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D47754EF-845C-4DE4-94D3-7115B6BE85DA&lt;/uuid&gt;&lt;priority&gt;8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volume&gt;2&lt;/volume&gt;&lt;publication_date&gt;99201100001200000000200000&lt;/publication_date&gt;&lt;number&gt;9&lt;/number&gt;&lt;doi&gt;10.5306/wjco.v2.i9.329&lt;/doi&gt;&lt;startpage&gt;329&lt;/startpage&gt;&lt;title&gt;DNA damage and breast cancer&lt;/title&gt;&lt;uuid&gt;D40FA371-1E25-4757-951D-D6E4F82F9387&lt;/uuid&gt;&lt;subtype&gt;400&lt;/subtype&gt;&lt;type&gt;400&lt;/type&gt;&lt;citekey&gt;Davis:2011fz&lt;/citekey&gt;&lt;url&gt;http://www.wjgnet.com/2218-4333/full/v2/i9/329.htm&lt;/url&gt;&lt;bundle&gt;&lt;publication&gt;&lt;title&gt;World Journal of Clinical Oncology&lt;/title&gt;&lt;type&gt;-100&lt;/type&gt;&lt;subtype&gt;-100&lt;/subtype&gt;&lt;uuid&gt;1AC10BFE-DC6C-4ED8-81A1-5B81EFB40963&lt;/uuid&gt;&lt;/publication&gt;&lt;/bundle&gt;&lt;authors&gt;&lt;author&gt;&lt;firstName&gt;Jennifer&lt;/firstName&gt;&lt;middleNames&gt;D&lt;/middleNames&gt;&lt;lastName&gt;Davis&lt;/lastName&gt;&lt;/author&gt;&lt;/authors&gt;&lt;/publication&gt;&lt;/publications&gt;&lt;cites&gt;&lt;/cites&gt;&lt;/citation&gt;</w:instrText>
      </w:r>
      <w:r w:rsidR="00A54A5A" w:rsidRPr="00E80984">
        <w:rPr>
          <w:lang w:val="en-AU"/>
        </w:rPr>
        <w:fldChar w:fldCharType="separate"/>
      </w:r>
      <w:r w:rsidR="009D6652" w:rsidRPr="00E80984">
        <w:rPr>
          <w:lang w:val="en-AU" w:eastAsia="zh-TW"/>
        </w:rPr>
        <w:t>(9, 10)</w:t>
      </w:r>
      <w:r w:rsidR="00A54A5A" w:rsidRPr="00E80984">
        <w:rPr>
          <w:lang w:val="en-AU"/>
        </w:rPr>
        <w:fldChar w:fldCharType="end"/>
      </w:r>
      <w:r w:rsidR="00516626" w:rsidRPr="00E80984">
        <w:rPr>
          <w:lang w:val="en-AU"/>
        </w:rPr>
        <w:t xml:space="preserve">, highlighting the </w:t>
      </w:r>
      <w:r w:rsidR="00D52FC6" w:rsidRPr="00E80984">
        <w:rPr>
          <w:lang w:val="en-AU"/>
        </w:rPr>
        <w:t>intimate</w:t>
      </w:r>
      <w:r w:rsidR="00516626" w:rsidRPr="00E80984">
        <w:rPr>
          <w:lang w:val="en-AU"/>
        </w:rPr>
        <w:t xml:space="preserve"> relationship b</w:t>
      </w:r>
      <w:r w:rsidR="00D52FC6" w:rsidRPr="00E80984">
        <w:rPr>
          <w:lang w:val="en-AU"/>
        </w:rPr>
        <w:t>etween breast cancer susceptibili</w:t>
      </w:r>
      <w:r w:rsidR="003C18FA" w:rsidRPr="00E80984">
        <w:rPr>
          <w:lang w:val="en-AU"/>
        </w:rPr>
        <w:t xml:space="preserve">ty and </w:t>
      </w:r>
      <w:r w:rsidR="004C2D29" w:rsidRPr="00E80984">
        <w:rPr>
          <w:lang w:val="en-AU"/>
        </w:rPr>
        <w:t xml:space="preserve">DNA </w:t>
      </w:r>
      <w:r w:rsidR="00516626" w:rsidRPr="00E80984">
        <w:rPr>
          <w:lang w:val="en-AU"/>
        </w:rPr>
        <w:t xml:space="preserve">repair </w:t>
      </w:r>
      <w:r w:rsidR="00D84B19">
        <w:rPr>
          <w:lang w:val="en-AU"/>
        </w:rPr>
        <w:t>abnormality.</w:t>
      </w:r>
    </w:p>
    <w:p w14:paraId="24327216" w14:textId="77777777" w:rsidR="003C18FA" w:rsidRPr="00E80984" w:rsidRDefault="003C18FA" w:rsidP="0020376F">
      <w:pPr>
        <w:pStyle w:val="ManuscriptNormal"/>
        <w:tabs>
          <w:tab w:val="left" w:pos="8100"/>
        </w:tabs>
        <w:ind w:firstLine="0"/>
        <w:rPr>
          <w:lang w:val="en-AU"/>
        </w:rPr>
        <w:sectPr w:rsidR="003C18FA" w:rsidRPr="00E80984" w:rsidSect="0023501D">
          <w:footerReference w:type="default" r:id="rId9"/>
          <w:pgSz w:w="11900" w:h="16840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24FD895E" w14:textId="77777777" w:rsidR="00FF67DD" w:rsidRPr="00E80984" w:rsidRDefault="00FF67DD" w:rsidP="00A87260">
      <w:pPr>
        <w:pStyle w:val="Caption"/>
        <w:tabs>
          <w:tab w:val="left" w:pos="8100"/>
        </w:tabs>
        <w:rPr>
          <w:color w:val="auto"/>
          <w:lang w:val="en-AU"/>
        </w:rPr>
      </w:pPr>
    </w:p>
    <w:p w14:paraId="280B467D" w14:textId="7E405142" w:rsidR="00AD2432" w:rsidRPr="00E80984" w:rsidRDefault="00FF67DD" w:rsidP="00A87260">
      <w:pPr>
        <w:pStyle w:val="Caption"/>
        <w:tabs>
          <w:tab w:val="left" w:pos="8100"/>
        </w:tabs>
        <w:rPr>
          <w:color w:val="auto"/>
          <w:lang w:val="en-AU"/>
        </w:rPr>
      </w:pPr>
      <w:r w:rsidRPr="00E80984">
        <w:rPr>
          <w:noProof/>
        </w:rPr>
        <w:drawing>
          <wp:inline distT="0" distB="0" distL="0" distR="0" wp14:anchorId="457B7EE9" wp14:editId="08B02752">
            <wp:extent cx="8813264" cy="3543300"/>
            <wp:effectExtent l="0" t="0" r="635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5166" cy="35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4E29C" w14:textId="1197C430" w:rsidR="00D437A6" w:rsidRPr="00E80984" w:rsidRDefault="00D437A6" w:rsidP="00A87260">
      <w:pPr>
        <w:pStyle w:val="Caption"/>
        <w:tabs>
          <w:tab w:val="left" w:pos="8100"/>
        </w:tabs>
        <w:rPr>
          <w:color w:val="auto"/>
          <w:lang w:val="en-AU"/>
        </w:rPr>
      </w:pPr>
      <w:r w:rsidRPr="00E80984">
        <w:rPr>
          <w:color w:val="auto"/>
          <w:lang w:val="en-AU"/>
        </w:rPr>
        <w:t xml:space="preserve">Figure </w:t>
      </w:r>
      <w:r w:rsidRPr="00E80984">
        <w:rPr>
          <w:color w:val="auto"/>
          <w:lang w:val="en-AU"/>
        </w:rPr>
        <w:fldChar w:fldCharType="begin"/>
      </w:r>
      <w:r w:rsidRPr="00E80984">
        <w:rPr>
          <w:color w:val="auto"/>
          <w:lang w:val="en-AU"/>
        </w:rPr>
        <w:instrText xml:space="preserve"> SEQ Figure \* ARABIC </w:instrText>
      </w:r>
      <w:r w:rsidRPr="00E80984">
        <w:rPr>
          <w:color w:val="auto"/>
          <w:lang w:val="en-AU"/>
        </w:rPr>
        <w:fldChar w:fldCharType="separate"/>
      </w:r>
      <w:r w:rsidR="005C21BD">
        <w:rPr>
          <w:noProof/>
          <w:color w:val="auto"/>
          <w:lang w:val="en-AU"/>
        </w:rPr>
        <w:t>1</w:t>
      </w:r>
      <w:r w:rsidRPr="00E80984">
        <w:rPr>
          <w:color w:val="auto"/>
          <w:lang w:val="en-AU"/>
        </w:rPr>
        <w:fldChar w:fldCharType="end"/>
      </w:r>
      <w:r w:rsidRPr="00E80984">
        <w:rPr>
          <w:color w:val="auto"/>
          <w:lang w:val="en-AU"/>
        </w:rPr>
        <w:t xml:space="preserve"> Breast cancer subtypes based on different classification schemes</w:t>
      </w:r>
    </w:p>
    <w:p w14:paraId="5546625F" w14:textId="77777777" w:rsidR="00D437A6" w:rsidRPr="00E80984" w:rsidRDefault="00D437A6" w:rsidP="00A87260">
      <w:pPr>
        <w:pStyle w:val="ManuscriptNormal"/>
        <w:tabs>
          <w:tab w:val="left" w:pos="8100"/>
        </w:tabs>
        <w:ind w:firstLine="0"/>
        <w:rPr>
          <w:lang w:val="en-AU"/>
        </w:rPr>
      </w:pPr>
    </w:p>
    <w:p w14:paraId="469F632F" w14:textId="77777777" w:rsidR="00AD2432" w:rsidRPr="00E80984" w:rsidRDefault="00AD2432" w:rsidP="00A87260">
      <w:pPr>
        <w:pStyle w:val="ManuscriptHeading3"/>
        <w:tabs>
          <w:tab w:val="left" w:pos="8100"/>
        </w:tabs>
        <w:rPr>
          <w:lang w:val="en-AU"/>
        </w:rPr>
        <w:sectPr w:rsidR="00AD2432" w:rsidRPr="00E80984" w:rsidSect="00BF0220"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EDBA5E9" w14:textId="77777777" w:rsidR="00D437A6" w:rsidRPr="00E80984" w:rsidRDefault="00D437A6" w:rsidP="00A87260">
      <w:pPr>
        <w:pStyle w:val="ManuscriptHeading3"/>
        <w:tabs>
          <w:tab w:val="left" w:pos="8100"/>
        </w:tabs>
        <w:rPr>
          <w:lang w:val="en-AU"/>
        </w:rPr>
      </w:pPr>
      <w:bookmarkStart w:id="2" w:name="_Toc233262404"/>
      <w:r w:rsidRPr="00E80984">
        <w:rPr>
          <w:lang w:val="en-AU"/>
        </w:rPr>
        <w:lastRenderedPageBreak/>
        <w:t>H</w:t>
      </w:r>
      <w:r w:rsidRPr="00E80984">
        <w:rPr>
          <w:lang w:val="en-AU" w:eastAsia="zh-CN"/>
        </w:rPr>
        <w:t>ormone and growth factor</w:t>
      </w:r>
      <w:r w:rsidRPr="00E80984">
        <w:rPr>
          <w:lang w:val="en-AU"/>
        </w:rPr>
        <w:t xml:space="preserve"> </w:t>
      </w:r>
      <w:r w:rsidRPr="00E80984">
        <w:rPr>
          <w:lang w:val="en-AU" w:eastAsia="zh-CN"/>
        </w:rPr>
        <w:t>receptor-based</w:t>
      </w:r>
      <w:bookmarkEnd w:id="2"/>
    </w:p>
    <w:p w14:paraId="7B78BFF8" w14:textId="72A97B60" w:rsidR="00D437A6" w:rsidRPr="00E80984" w:rsidRDefault="00D437A6" w:rsidP="00B46308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A second classification </w:t>
      </w:r>
      <w:r w:rsidR="00CF746D" w:rsidRPr="00E80984">
        <w:rPr>
          <w:lang w:val="en-AU" w:eastAsia="zh-CN"/>
        </w:rPr>
        <w:t>of breast cancer</w:t>
      </w:r>
      <w:r w:rsidRPr="00E80984">
        <w:rPr>
          <w:lang w:val="en-AU" w:eastAsia="zh-CN"/>
        </w:rPr>
        <w:t>, which is based on two hormone receptors</w:t>
      </w:r>
      <w:r w:rsidR="0073791A" w:rsidRPr="00E80984">
        <w:rPr>
          <w:lang w:val="en-AU" w:eastAsia="zh-CN"/>
        </w:rPr>
        <w:t xml:space="preserve"> [</w:t>
      </w:r>
      <w:proofErr w:type="spellStart"/>
      <w:r w:rsidR="0073791A" w:rsidRPr="00E80984">
        <w:rPr>
          <w:lang w:val="en-AU" w:eastAsia="zh-CN"/>
        </w:rPr>
        <w:t>Estrogen</w:t>
      </w:r>
      <w:proofErr w:type="spellEnd"/>
      <w:r w:rsidR="0073791A" w:rsidRPr="00E80984">
        <w:rPr>
          <w:lang w:val="en-AU" w:eastAsia="zh-CN"/>
        </w:rPr>
        <w:t xml:space="preserve"> Receptor (ER) and Progesterone Receptors (PR)]</w:t>
      </w:r>
      <w:r w:rsidRPr="00E80984">
        <w:rPr>
          <w:lang w:val="en-AU" w:eastAsia="zh-CN"/>
        </w:rPr>
        <w:t xml:space="preserve"> and one epidermal growth factor receptor</w:t>
      </w:r>
      <w:r w:rsidR="0073791A" w:rsidRPr="00E80984">
        <w:rPr>
          <w:lang w:val="en-AU" w:eastAsia="zh-CN"/>
        </w:rPr>
        <w:t xml:space="preserve"> [Human Epidermal growth factor Receptor 2 (HER2)]</w:t>
      </w:r>
      <w:r w:rsidRPr="00E80984">
        <w:rPr>
          <w:lang w:val="en-AU" w:eastAsia="zh-CN"/>
        </w:rPr>
        <w:t xml:space="preserve">, has been routinely </w:t>
      </w:r>
      <w:r w:rsidR="009D25B0">
        <w:rPr>
          <w:lang w:val="en-AU" w:eastAsia="zh-CN"/>
        </w:rPr>
        <w:t>used in</w:t>
      </w:r>
      <w:r w:rsidRPr="00E80984">
        <w:rPr>
          <w:lang w:val="en-AU" w:eastAsia="zh-CN"/>
        </w:rPr>
        <w:t xml:space="preserve"> the </w:t>
      </w:r>
      <w:r w:rsidR="00EB38C6" w:rsidRPr="00E80984">
        <w:rPr>
          <w:lang w:val="en-AU" w:eastAsia="zh-CN"/>
        </w:rPr>
        <w:t>clinical practice</w:t>
      </w:r>
      <w:r w:rsidRPr="00E80984">
        <w:rPr>
          <w:lang w:val="en-AU" w:eastAsia="zh-CN"/>
        </w:rPr>
        <w:t xml:space="preserve"> of breast cancer </w:t>
      </w:r>
      <w:r w:rsidR="00EB38C6" w:rsidRPr="00E80984">
        <w:rPr>
          <w:lang w:val="en-AU" w:eastAsia="zh-CN"/>
        </w:rPr>
        <w:t>management</w:t>
      </w:r>
      <w:r w:rsidR="00D66BDC" w:rsidRPr="00E80984">
        <w:rPr>
          <w:lang w:val="en-AU" w:eastAsia="zh-CN"/>
        </w:rPr>
        <w:t xml:space="preserve"> for about two decades</w:t>
      </w:r>
      <w:r w:rsidRPr="00E80984">
        <w:rPr>
          <w:lang w:val="en-AU" w:eastAsia="zh-CN"/>
        </w:rPr>
        <w:t xml:space="preserve"> </w:t>
      </w:r>
      <w:r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61458DB2-038A-47A5-9FF8-C5B9FE07D011&lt;/uuid&gt;&lt;priority&gt;9&lt;/priority&gt;&lt;publications&gt;&lt;publication&gt;&lt;uuid&gt;76527A66-33BD-4B5B-B667-7B0EAE7662D6&lt;/uuid&gt;&lt;volume&gt;109&lt;/volume&gt;&lt;doi&gt;10.1073/pnas.1201091109&lt;/doi&gt;&lt;startpage&gt;2715&lt;/startpage&gt;&lt;publication_date&gt;99201202211200000000222000&lt;/publication_date&gt;&lt;url&gt;http://www.pnas.org/cgi/doi/10.1073/pnas.1201091109&lt;/url&gt;&lt;citekey&gt;Polyak:2012he&lt;/citekey&gt;&lt;type&gt;400&lt;/type&gt;&lt;title&gt;From the Cover: Progress in breast cancer research&lt;/title&gt;&lt;number&gt;8&lt;/number&gt;&lt;subtype&gt;400&lt;/subtype&gt;&lt;endpage&gt;2717&lt;/endpage&gt;&lt;bundle&gt;&lt;publication&gt;&lt;url&gt;http://www.pnas.org/&lt;/url&gt;&lt;title&gt;Proceedings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K&lt;/firstName&gt;&lt;lastName&gt;Polyak&lt;/lastName&gt;&lt;/author&gt;&lt;author&gt;&lt;firstName&gt;P&lt;/firstName&gt;&lt;middleNames&gt;K&lt;/middleNames&gt;&lt;lastName&gt;Vogt&lt;/lastName&gt;&lt;/author&gt;&lt;/authors&gt;&lt;/publication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volume&gt;2&lt;/volume&gt;&lt;publication_date&gt;99201100001200000000200000&lt;/publication_date&gt;&lt;number&gt;9&lt;/number&gt;&lt;doi&gt;10.5306/wjco.v2.i9.329&lt;/doi&gt;&lt;startpage&gt;329&lt;/startpage&gt;&lt;title&gt;DNA damage and breast cancer&lt;/title&gt;&lt;uuid&gt;D40FA371-1E25-4757-951D-D6E4F82F9387&lt;/uuid&gt;&lt;subtype&gt;400&lt;/subtype&gt;&lt;type&gt;400&lt;/type&gt;&lt;citekey&gt;Davis:2011fz&lt;/citekey&gt;&lt;url&gt;http://www.wjgnet.com/2218-4333/full/v2/i9/329.htm&lt;/url&gt;&lt;bundle&gt;&lt;publication&gt;&lt;title&gt;World Journal of Clinical Oncology&lt;/title&gt;&lt;type&gt;-100&lt;/type&gt;&lt;subtype&gt;-100&lt;/subtype&gt;&lt;uuid&gt;1AC10BFE-DC6C-4ED8-81A1-5B81EFB40963&lt;/uuid&gt;&lt;/publication&gt;&lt;/bundle&gt;&lt;authors&gt;&lt;author&gt;&lt;firstName&gt;Jennifer&lt;/firstName&gt;&lt;middleNames&gt;D&lt;/middleNames&gt;&lt;lastName&gt;Davis&lt;/lastName&gt;&lt;/author&gt;&lt;/authors&gt;&lt;/publication&gt;&lt;/publications&gt;&lt;cites&gt;&lt;/cites&gt;&lt;/citation&gt;</w:instrText>
      </w:r>
      <w:r w:rsidRPr="00E80984">
        <w:rPr>
          <w:lang w:val="en-AU" w:eastAsia="zh-CN"/>
        </w:rPr>
        <w:fldChar w:fldCharType="separate"/>
      </w:r>
      <w:r w:rsidR="009D6652" w:rsidRPr="00E80984">
        <w:rPr>
          <w:lang w:val="en-AU" w:eastAsia="zh-TW"/>
        </w:rPr>
        <w:t>(9-11)</w:t>
      </w:r>
      <w:r w:rsidRPr="00E80984">
        <w:rPr>
          <w:lang w:val="en-AU" w:eastAsia="zh-CN"/>
        </w:rPr>
        <w:fldChar w:fldCharType="end"/>
      </w:r>
      <w:r w:rsidRPr="00E80984">
        <w:rPr>
          <w:lang w:val="en-AU" w:eastAsia="zh-CN"/>
        </w:rPr>
        <w:t xml:space="preserve">. This </w:t>
      </w:r>
      <w:r w:rsidR="0073791A" w:rsidRPr="00E80984">
        <w:rPr>
          <w:lang w:val="en-AU" w:eastAsia="zh-CN"/>
        </w:rPr>
        <w:t xml:space="preserve">classification </w:t>
      </w:r>
      <w:r w:rsidRPr="00E80984">
        <w:rPr>
          <w:lang w:val="en-AU" w:eastAsia="zh-CN"/>
        </w:rPr>
        <w:t>scheme divides breast cancer into three groups:</w:t>
      </w:r>
      <w:r w:rsidR="00B46308" w:rsidRPr="00E80984">
        <w:rPr>
          <w:lang w:val="en-AU" w:eastAsia="zh-CN"/>
        </w:rPr>
        <w:t xml:space="preserve"> hormone receptor positive, hormone receptor negative with HER2 over-expression</w:t>
      </w:r>
      <w:r w:rsidR="0060794B">
        <w:rPr>
          <w:lang w:val="en-AU" w:eastAsia="zh-CN"/>
        </w:rPr>
        <w:t>,</w:t>
      </w:r>
      <w:r w:rsidR="00B46308" w:rsidRPr="00E80984">
        <w:rPr>
          <w:lang w:val="en-AU" w:eastAsia="zh-CN"/>
        </w:rPr>
        <w:t xml:space="preserve"> and triple negative (i</w:t>
      </w:r>
      <w:r w:rsidR="00791665" w:rsidRPr="00E80984">
        <w:rPr>
          <w:lang w:val="en-AU" w:eastAsia="zh-CN"/>
        </w:rPr>
        <w:t>.e., breast tumours that do express none of these three receptors</w:t>
      </w:r>
      <w:r w:rsidR="00B46308" w:rsidRPr="00E80984">
        <w:rPr>
          <w:lang w:val="en-AU" w:eastAsia="zh-CN"/>
        </w:rPr>
        <w:t>)</w:t>
      </w:r>
      <w:r w:rsidR="00C25E50" w:rsidRPr="00E80984">
        <w:rPr>
          <w:lang w:val="en-AU" w:eastAsia="zh-CN"/>
        </w:rPr>
        <w:t>.</w:t>
      </w:r>
      <w:r w:rsidR="0060794B">
        <w:rPr>
          <w:lang w:val="en-AU" w:eastAsia="zh-CN"/>
        </w:rPr>
        <w:t xml:space="preserve"> Each of these three subtypes are summarised as follows:</w:t>
      </w:r>
    </w:p>
    <w:p w14:paraId="626995B0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Hormone receptor positive</w:t>
      </w:r>
    </w:p>
    <w:p w14:paraId="07A05FE0" w14:textId="74F63DC9" w:rsidR="00D437A6" w:rsidRPr="00E80984" w:rsidRDefault="00F27247" w:rsidP="00A8726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T</w:t>
      </w:r>
      <w:r w:rsidR="005C6089" w:rsidRPr="00E80984">
        <w:rPr>
          <w:lang w:val="en-AU"/>
        </w:rPr>
        <w:t xml:space="preserve">his subtype </w:t>
      </w:r>
      <w:r w:rsidR="00235BCF" w:rsidRPr="00E80984">
        <w:rPr>
          <w:lang w:val="en-AU"/>
        </w:rPr>
        <w:t>comprise</w:t>
      </w:r>
      <w:r w:rsidR="00371A6C" w:rsidRPr="00E80984">
        <w:rPr>
          <w:lang w:val="en-AU"/>
        </w:rPr>
        <w:t>s</w:t>
      </w:r>
      <w:r w:rsidR="005C6089" w:rsidRPr="00E80984">
        <w:rPr>
          <w:lang w:val="en-AU"/>
        </w:rPr>
        <w:t xml:space="preserve"> ~70% of breast cancer cases</w:t>
      </w:r>
      <w:r w:rsidR="00235BCF" w:rsidRPr="00E80984">
        <w:rPr>
          <w:lang w:val="en-AU"/>
        </w:rPr>
        <w:t xml:space="preserve"> </w:t>
      </w:r>
      <w:r w:rsidR="00235BCF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&lt;citation&gt;&lt;uuid&gt;D5299D61-38DF-4094-806F-F3643E3ED53C&lt;/uuid&gt;&lt;priority&gt;10&lt;/priority&gt;&lt;publications&gt;&lt;publication&gt;&lt;volume&gt;23 Suppl 2&lt;/volume&gt;&lt;publication_date&gt;99201005001200000000220000&lt;/publication_date&gt;&lt;doi&gt;10.1038/modpathol.2010.33&lt;/doi&gt;&lt;institution&gt;Department of Pathology, Beth Israel Deaconess Medical Center, Harvard Medical School, Boston, MA, USA. sschnitt@bidmc.harvard.edu&lt;/institution&gt;&lt;startpage&gt;S60&lt;/startpage&gt;&lt;title&gt;Classification and prognosis of invasive breast cancer: from morphology to molecular taxonomy.&lt;/title&gt;&lt;uuid&gt;1484B168-878B-45D4-8AEA-084E74547D69&lt;/uuid&gt;&lt;subtype&gt;400&lt;/subtype&gt;&lt;endpage&gt;4&lt;/endpage&gt;&lt;type&gt;400&lt;/type&gt;&lt;url&gt;http://eutils.ncbi.nlm.nih.gov/entrez/eutils/elink.fcgi?dbfrom=pubmed&amp;amp;id=20436504&amp;amp;retmode=ref&amp;amp;cmd=prlinks&lt;/url&gt;&lt;bundle&gt;&lt;publication&gt;&lt;title&gt;Modern pathology : an official journal of the United States and Canadian Academy of Pathology, Inc&lt;/title&gt;&lt;type&gt;-100&lt;/type&gt;&lt;subtype&gt;-100&lt;/subtype&gt;&lt;uuid&gt;2E7BEDD5-7829-4104-A209-AAD16516312E&lt;/uuid&gt;&lt;/publication&gt;&lt;/bundle&gt;&lt;authors&gt;&lt;author&gt;&lt;firstName&gt;Stuart&lt;/firstName&gt;&lt;middleNames&gt;J&lt;/middleNames&gt;&lt;lastName&gt;Schnitt&lt;/lastName&gt;&lt;/author&gt;&lt;/authors&gt;&lt;/publication&gt;&lt;/publications&gt;&lt;cites&gt;&lt;/cites&gt;&lt;/citation&gt;</w:instrText>
      </w:r>
      <w:r w:rsidR="00235BCF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(12)</w:t>
      </w:r>
      <w:r w:rsidR="00235BCF" w:rsidRPr="00E80984">
        <w:rPr>
          <w:lang w:val="en-AU"/>
        </w:rPr>
        <w:fldChar w:fldCharType="end"/>
      </w:r>
      <w:r w:rsidR="005C6089" w:rsidRPr="00E80984">
        <w:rPr>
          <w:lang w:val="en-AU"/>
        </w:rPr>
        <w:t xml:space="preserve">. </w:t>
      </w:r>
      <w:r w:rsidRPr="00E80984">
        <w:rPr>
          <w:lang w:val="en-AU"/>
        </w:rPr>
        <w:t>Cancer cells of this subtype</w:t>
      </w:r>
      <w:r w:rsidR="00D437A6" w:rsidRPr="00E80984">
        <w:rPr>
          <w:lang w:val="en-AU"/>
        </w:rPr>
        <w:t xml:space="preserve"> </w:t>
      </w:r>
      <w:r w:rsidR="00561D63" w:rsidRPr="00E80984">
        <w:rPr>
          <w:lang w:val="en-AU"/>
        </w:rPr>
        <w:t xml:space="preserve">express </w:t>
      </w:r>
      <w:r w:rsidRPr="00E80984">
        <w:rPr>
          <w:lang w:val="en-AU"/>
        </w:rPr>
        <w:t xml:space="preserve">at least one of the two hormone receptors (i.e., </w:t>
      </w:r>
      <w:r w:rsidR="00561D63" w:rsidRPr="00E80984">
        <w:rPr>
          <w:lang w:val="en-AU"/>
        </w:rPr>
        <w:t xml:space="preserve">ER </w:t>
      </w:r>
      <w:r w:rsidRPr="00E80984">
        <w:rPr>
          <w:lang w:val="en-AU"/>
        </w:rPr>
        <w:t>and</w:t>
      </w:r>
      <w:r w:rsidR="00561D63" w:rsidRPr="00E80984">
        <w:rPr>
          <w:lang w:val="en-AU"/>
        </w:rPr>
        <w:t xml:space="preserve"> PR</w:t>
      </w:r>
      <w:r w:rsidRPr="00E80984">
        <w:rPr>
          <w:lang w:val="en-AU"/>
        </w:rPr>
        <w:t>)</w:t>
      </w:r>
      <w:r w:rsidR="00561D63" w:rsidRPr="00E80984">
        <w:rPr>
          <w:lang w:val="en-AU"/>
        </w:rPr>
        <w:t xml:space="preserve">, and </w:t>
      </w:r>
      <w:r w:rsidR="0098795D">
        <w:rPr>
          <w:lang w:val="en-AU"/>
        </w:rPr>
        <w:t>are</w:t>
      </w:r>
      <w:r w:rsidRPr="00E80984">
        <w:rPr>
          <w:lang w:val="en-AU"/>
        </w:rPr>
        <w:t xml:space="preserve"> </w:t>
      </w:r>
      <w:r w:rsidR="008F3675" w:rsidRPr="00E80984">
        <w:rPr>
          <w:lang w:val="en-AU"/>
        </w:rPr>
        <w:t>depend</w:t>
      </w:r>
      <w:r w:rsidR="0098795D">
        <w:rPr>
          <w:lang w:val="en-AU"/>
        </w:rPr>
        <w:t>ent</w:t>
      </w:r>
      <w:r w:rsidR="008F3675" w:rsidRPr="00E80984">
        <w:rPr>
          <w:lang w:val="en-AU"/>
        </w:rPr>
        <w:t xml:space="preserve"> on </w:t>
      </w:r>
      <w:r w:rsidR="00561D63" w:rsidRPr="00E80984">
        <w:rPr>
          <w:lang w:val="en-AU"/>
        </w:rPr>
        <w:t xml:space="preserve">hormone signals </w:t>
      </w:r>
      <w:r w:rsidR="008F3675" w:rsidRPr="00E80984">
        <w:rPr>
          <w:lang w:val="en-AU"/>
        </w:rPr>
        <w:t>to promote</w:t>
      </w:r>
      <w:r w:rsidR="00D437A6" w:rsidRPr="00E80984">
        <w:rPr>
          <w:lang w:val="en-AU"/>
        </w:rPr>
        <w:t xml:space="preserve"> </w:t>
      </w:r>
      <w:r w:rsidR="00561D63" w:rsidRPr="00E80984">
        <w:rPr>
          <w:lang w:val="en-AU"/>
        </w:rPr>
        <w:t xml:space="preserve">their </w:t>
      </w:r>
      <w:r w:rsidR="008F3675" w:rsidRPr="00E80984">
        <w:rPr>
          <w:lang w:val="en-AU"/>
        </w:rPr>
        <w:t>growth. As a result</w:t>
      </w:r>
      <w:r w:rsidR="00D437A6" w:rsidRPr="00E80984">
        <w:rPr>
          <w:lang w:val="en-AU"/>
        </w:rPr>
        <w:t xml:space="preserve">, </w:t>
      </w:r>
      <w:r w:rsidR="00FC124A" w:rsidRPr="00E80984">
        <w:rPr>
          <w:lang w:val="en-AU"/>
        </w:rPr>
        <w:t>t</w:t>
      </w:r>
      <w:r w:rsidR="00CB05D6" w:rsidRPr="00E80984">
        <w:rPr>
          <w:lang w:val="en-AU"/>
        </w:rPr>
        <w:t xml:space="preserve">umours </w:t>
      </w:r>
      <w:r w:rsidR="00FC124A" w:rsidRPr="00E80984">
        <w:rPr>
          <w:lang w:val="en-AU"/>
        </w:rPr>
        <w:t>of</w:t>
      </w:r>
      <w:r w:rsidR="00CB05D6" w:rsidRPr="00E80984">
        <w:rPr>
          <w:lang w:val="en-AU"/>
        </w:rPr>
        <w:t xml:space="preserve"> </w:t>
      </w:r>
      <w:r w:rsidRPr="00E80984">
        <w:rPr>
          <w:lang w:val="en-AU"/>
        </w:rPr>
        <w:t>this subtype</w:t>
      </w:r>
      <w:r w:rsidR="000E5CD9" w:rsidRPr="00E80984">
        <w:rPr>
          <w:lang w:val="en-AU"/>
        </w:rPr>
        <w:t xml:space="preserve"> </w:t>
      </w:r>
      <w:r w:rsidR="00FC124A" w:rsidRPr="00E80984">
        <w:rPr>
          <w:lang w:val="en-AU"/>
        </w:rPr>
        <w:t xml:space="preserve">are likely to </w:t>
      </w:r>
      <w:r w:rsidR="00D437A6" w:rsidRPr="00E80984">
        <w:rPr>
          <w:lang w:val="en-AU"/>
        </w:rPr>
        <w:t xml:space="preserve">respond to anti-hormone drugs </w:t>
      </w:r>
      <w:r w:rsidR="004E02BD" w:rsidRPr="00E80984">
        <w:rPr>
          <w:lang w:val="en-AU"/>
        </w:rPr>
        <w:t xml:space="preserve">such as </w:t>
      </w:r>
      <w:proofErr w:type="spellStart"/>
      <w:r w:rsidR="004E02BD" w:rsidRPr="00E80984">
        <w:rPr>
          <w:lang w:val="en-AU"/>
        </w:rPr>
        <w:t>tamoxifen</w:t>
      </w:r>
      <w:proofErr w:type="spellEnd"/>
      <w:r w:rsidR="00D437A6" w:rsidRPr="00E80984">
        <w:rPr>
          <w:lang w:val="en-AU"/>
        </w:rPr>
        <w:t xml:space="preserve">, and </w:t>
      </w:r>
      <w:r w:rsidR="00A0409C" w:rsidRPr="00E80984">
        <w:rPr>
          <w:lang w:val="en-AU"/>
        </w:rPr>
        <w:t>hence</w:t>
      </w:r>
      <w:r w:rsidR="00D437A6" w:rsidRPr="00E80984">
        <w:rPr>
          <w:lang w:val="en-AU"/>
        </w:rPr>
        <w:t xml:space="preserve"> </w:t>
      </w:r>
      <w:r w:rsidR="00CE005D" w:rsidRPr="00E80984">
        <w:rPr>
          <w:lang w:val="en-AU"/>
        </w:rPr>
        <w:t>are</w:t>
      </w:r>
      <w:r w:rsidR="00D437A6" w:rsidRPr="00E80984">
        <w:rPr>
          <w:lang w:val="en-AU"/>
        </w:rPr>
        <w:t xml:space="preserve"> not considered </w:t>
      </w:r>
      <w:r w:rsidRPr="00E80984">
        <w:rPr>
          <w:lang w:val="en-AU"/>
        </w:rPr>
        <w:t xml:space="preserve">as </w:t>
      </w:r>
      <w:r w:rsidR="00D437A6" w:rsidRPr="00E80984">
        <w:rPr>
          <w:lang w:val="en-AU"/>
        </w:rPr>
        <w:t xml:space="preserve">refractory when a combination of surgery, </w:t>
      </w:r>
      <w:r w:rsidR="00D437A6" w:rsidRPr="00E80984">
        <w:rPr>
          <w:lang w:val="en-AU" w:eastAsia="zh-CN"/>
        </w:rPr>
        <w:t>chemotherapy</w:t>
      </w:r>
      <w:r w:rsidR="00516272" w:rsidRPr="00E80984">
        <w:rPr>
          <w:lang w:val="en-AU" w:eastAsia="zh-CN"/>
        </w:rPr>
        <w:t xml:space="preserve"> (or radiation)</w:t>
      </w:r>
      <w:r w:rsidR="00EB260D" w:rsidRPr="00E80984">
        <w:rPr>
          <w:lang w:val="en-AU"/>
        </w:rPr>
        <w:t xml:space="preserve"> and hormonal therapy</w:t>
      </w:r>
      <w:r w:rsidR="00443113" w:rsidRPr="00E80984">
        <w:rPr>
          <w:lang w:val="en-AU"/>
        </w:rPr>
        <w:t xml:space="preserve"> are</w:t>
      </w:r>
      <w:r w:rsidR="00D437A6" w:rsidRPr="00E80984">
        <w:rPr>
          <w:lang w:val="en-AU"/>
        </w:rPr>
        <w:t xml:space="preserve"> used. However, </w:t>
      </w:r>
      <w:r w:rsidR="007B7B33" w:rsidRPr="00E80984">
        <w:rPr>
          <w:lang w:val="en-AU"/>
        </w:rPr>
        <w:t xml:space="preserve">if </w:t>
      </w:r>
      <w:r w:rsidR="00516272" w:rsidRPr="00E80984">
        <w:rPr>
          <w:lang w:val="en-AU"/>
        </w:rPr>
        <w:t>tumours</w:t>
      </w:r>
      <w:r w:rsidR="00D437A6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of this subtype </w:t>
      </w:r>
      <w:r w:rsidR="00AA5010" w:rsidRPr="00E80984">
        <w:rPr>
          <w:lang w:val="en-AU"/>
        </w:rPr>
        <w:t>recur,</w:t>
      </w:r>
      <w:r w:rsidR="007E5BA5" w:rsidRPr="00E80984">
        <w:rPr>
          <w:lang w:val="en-AU"/>
        </w:rPr>
        <w:t xml:space="preserve"> </w:t>
      </w:r>
      <w:r w:rsidR="00AA5010" w:rsidRPr="00E80984">
        <w:rPr>
          <w:lang w:val="en-AU"/>
        </w:rPr>
        <w:t xml:space="preserve">they </w:t>
      </w:r>
      <w:r w:rsidR="002D6354" w:rsidRPr="00E80984">
        <w:rPr>
          <w:lang w:val="en-AU"/>
        </w:rPr>
        <w:t>tend</w:t>
      </w:r>
      <w:r w:rsidR="00126F89" w:rsidRPr="00E80984">
        <w:rPr>
          <w:lang w:val="en-AU"/>
        </w:rPr>
        <w:t xml:space="preserve"> to</w:t>
      </w:r>
      <w:r w:rsidR="007E5BA5" w:rsidRPr="00E80984">
        <w:rPr>
          <w:lang w:val="en-AU"/>
        </w:rPr>
        <w:t xml:space="preserve"> evolve into hormone-</w:t>
      </w:r>
      <w:r w:rsidR="00D70AC8" w:rsidRPr="00E80984">
        <w:rPr>
          <w:lang w:val="en-AU"/>
        </w:rPr>
        <w:t>insensitive form</w:t>
      </w:r>
      <w:r w:rsidR="00447411" w:rsidRPr="00E80984">
        <w:rPr>
          <w:lang w:val="en-AU"/>
        </w:rPr>
        <w:t>s</w:t>
      </w:r>
      <w:r w:rsidR="00AA5010" w:rsidRPr="00E80984">
        <w:rPr>
          <w:lang w:val="en-AU"/>
        </w:rPr>
        <w:t xml:space="preserve"> </w:t>
      </w:r>
      <w:r w:rsidR="00F37B14" w:rsidRPr="00E80984">
        <w:rPr>
          <w:lang w:val="en-AU"/>
        </w:rPr>
        <w:t>by</w:t>
      </w:r>
      <w:r w:rsidR="00AA5010" w:rsidRPr="00E80984">
        <w:rPr>
          <w:lang w:val="en-AU"/>
        </w:rPr>
        <w:t xml:space="preserve"> </w:t>
      </w:r>
      <w:r w:rsidR="00F37B14" w:rsidRPr="00E80984">
        <w:rPr>
          <w:lang w:val="en-AU"/>
        </w:rPr>
        <w:t>acquiring</w:t>
      </w:r>
      <w:r w:rsidR="00D437A6" w:rsidRPr="00E80984">
        <w:rPr>
          <w:lang w:val="en-AU"/>
        </w:rPr>
        <w:t xml:space="preserve"> resistance to anti-hormone drugs </w:t>
      </w:r>
      <w:r w:rsidR="00D437A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F99858B5-B909-4483-B90A-5FE828714D5A&lt;/uuid&gt;&lt;priority&gt;11&lt;/priority&gt;&lt;publications&gt;&lt;publication&gt;&lt;volume&gt;2&lt;/volume&gt;&lt;publication_date&gt;99201100001200000000200000&lt;/publication_date&gt;&lt;number&gt;9&lt;/number&gt;&lt;doi&gt;10.5306/wjco.v2.i9.329&lt;/doi&gt;&lt;startpage&gt;329&lt;/startpage&gt;&lt;title&gt;DNA damage and breast cancer&lt;/title&gt;&lt;uuid&gt;D40FA371-1E25-4757-951D-D6E4F82F9387&lt;/uuid&gt;&lt;subtype&gt;400&lt;/subtype&gt;&lt;type&gt;400&lt;/type&gt;&lt;citekey&gt;Davis:2011fz&lt;/citekey&gt;&lt;url&gt;http://www.wjgnet.com/2218-4333/full/v2/i9/329.htm&lt;/url&gt;&lt;bundle&gt;&lt;publication&gt;&lt;title&gt;World Journal of Clinical Oncology&lt;/title&gt;&lt;type&gt;-100&lt;/type&gt;&lt;subtype&gt;-100&lt;/subtype&gt;&lt;uuid&gt;1AC10BFE-DC6C-4ED8-81A1-5B81EFB40963&lt;/uuid&gt;&lt;/publication&gt;&lt;/bundle&gt;&lt;authors&gt;&lt;author&gt;&lt;firstName&gt;Jennifer&lt;/firstName&gt;&lt;middleNames&gt;D&lt;/middleNames&gt;&lt;lastName&gt;Davis&lt;/lastName&gt;&lt;/author&gt;&lt;/authors&gt;&lt;/publication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/publications&gt;&lt;cites&gt;&lt;/cites&gt;&lt;/citation&gt;</w:instrText>
      </w:r>
      <w:r w:rsidR="00D437A6" w:rsidRPr="00E80984">
        <w:rPr>
          <w:lang w:val="en-AU"/>
        </w:rPr>
        <w:fldChar w:fldCharType="separate"/>
      </w:r>
      <w:r w:rsidR="009D6652" w:rsidRPr="00E80984">
        <w:rPr>
          <w:lang w:val="en-AU" w:eastAsia="zh-TW"/>
        </w:rPr>
        <w:t>(9, 10)</w:t>
      </w:r>
      <w:r w:rsidR="00D437A6" w:rsidRPr="00E80984">
        <w:rPr>
          <w:lang w:val="en-AU"/>
        </w:rPr>
        <w:fldChar w:fldCharType="end"/>
      </w:r>
      <w:r w:rsidR="00D437A6" w:rsidRPr="00E80984">
        <w:rPr>
          <w:lang w:val="en-AU"/>
        </w:rPr>
        <w:t>.</w:t>
      </w:r>
    </w:p>
    <w:p w14:paraId="2E8ACD2C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Hormone receptor negative with HER2 over-expression</w:t>
      </w:r>
    </w:p>
    <w:p w14:paraId="1DEDDEB0" w14:textId="66D24409" w:rsidR="00D437A6" w:rsidRPr="00E80984" w:rsidRDefault="000E3E5F" w:rsidP="00A8726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Tumours in this subtype correspond to ~15% of breast cancer </w:t>
      </w:r>
      <w:r w:rsidR="007A2EA2" w:rsidRPr="00E80984">
        <w:rPr>
          <w:lang w:val="en-AU"/>
        </w:rPr>
        <w:t>patients</w:t>
      </w:r>
      <w:r w:rsidRPr="00E80984">
        <w:rPr>
          <w:lang w:val="en-AU"/>
        </w:rPr>
        <w:t xml:space="preserve"> </w:t>
      </w:r>
      <w:r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9267A19F-979F-4214-8136-7181E9DE690F&lt;/uuid&gt;&lt;priority&gt;12&lt;/priority&gt;&lt;publications&gt;&lt;publication&gt;&lt;volume&gt;159&lt;/volume&gt;&lt;publication_date&gt;99199506141200000000222000&lt;/publication_date&gt;&lt;number&gt;1&lt;/number&gt;&lt;institution&gt;University of Texas Health Science Center at San Antonio 78284, USA.&lt;/institution&gt;&lt;startpage&gt;19&lt;/startpage&gt;&lt;title&gt;The c-erbB-2 proto-oncogene as a prognostic and predictive marker in breast cancer: a paradigm for the development of other macromolecular markers--a review.&lt;/title&gt;&lt;uuid&gt;B9AD3AA6-CD18-4A55-A290-D7253C30B825&lt;/uuid&gt;&lt;subtype&gt;400&lt;/subtype&gt;&lt;endpage&gt;27&lt;/endpage&gt;&lt;type&gt;400&lt;/type&gt;&lt;url&gt;http://eutils.ncbi.nlm.nih.gov/entrez/eutils/elink.fcgi?dbfrom=pubmed&amp;amp;id=7607568&amp;amp;retmode=ref&amp;amp;cmd=prlinks&lt;/url&gt;&lt;bundle&gt;&lt;publication&gt;&lt;title&gt;Gene&lt;/title&gt;&lt;type&gt;-100&lt;/type&gt;&lt;subtype&gt;-100&lt;/subtype&gt;&lt;uuid&gt;FE365A27-13E2-49D9-AB08-512A443DE135&lt;/uuid&gt;&lt;/publication&gt;&lt;/bundle&gt;&lt;authors&gt;&lt;author&gt;&lt;firstName&gt;P&lt;/firstName&gt;&lt;middleNames&gt;M&lt;/middleNames&gt;&lt;lastName&gt;Ravdin&lt;/lastName&gt;&lt;/author&gt;&lt;author&gt;&lt;firstName&gt;G&lt;/firstName&gt;&lt;middleNames&gt;C&lt;/middleNames&gt;&lt;lastName&gt;Chamness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(13)</w:t>
      </w:r>
      <w:r w:rsidRPr="00E80984">
        <w:rPr>
          <w:lang w:val="en-AU"/>
        </w:rPr>
        <w:fldChar w:fldCharType="end"/>
      </w:r>
      <w:r w:rsidRPr="00E80984">
        <w:rPr>
          <w:lang w:val="en-AU"/>
        </w:rPr>
        <w:t xml:space="preserve">. </w:t>
      </w:r>
      <w:r w:rsidR="00EB5AFC" w:rsidRPr="00E80984">
        <w:rPr>
          <w:lang w:val="en-AU"/>
        </w:rPr>
        <w:t xml:space="preserve">The cells in these </w:t>
      </w:r>
      <w:r w:rsidR="004B19E4" w:rsidRPr="00E80984">
        <w:rPr>
          <w:lang w:val="en-AU"/>
        </w:rPr>
        <w:t>tumours</w:t>
      </w:r>
      <w:r w:rsidRPr="00E80984">
        <w:rPr>
          <w:lang w:val="en-AU"/>
        </w:rPr>
        <w:t xml:space="preserve"> </w:t>
      </w:r>
      <w:r w:rsidR="00D437A6" w:rsidRPr="00E80984">
        <w:rPr>
          <w:lang w:val="en-AU"/>
        </w:rPr>
        <w:t xml:space="preserve">express </w:t>
      </w:r>
      <w:r w:rsidR="000F4234" w:rsidRPr="00E80984">
        <w:rPr>
          <w:lang w:val="en-AU"/>
        </w:rPr>
        <w:t>neither ER nor</w:t>
      </w:r>
      <w:r w:rsidRPr="00E80984">
        <w:rPr>
          <w:lang w:val="en-AU"/>
        </w:rPr>
        <w:t xml:space="preserve"> PR,</w:t>
      </w:r>
      <w:r w:rsidR="00FE1A2A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but instead </w:t>
      </w:r>
      <w:r w:rsidR="000A2AC2" w:rsidRPr="00E80984">
        <w:rPr>
          <w:lang w:val="en-AU"/>
        </w:rPr>
        <w:t xml:space="preserve">exhibit amplification and overexpression of HER2, a tyrosine kinase </w:t>
      </w:r>
      <w:proofErr w:type="spellStart"/>
      <w:r w:rsidR="000A2AC2" w:rsidRPr="00E80984">
        <w:rPr>
          <w:lang w:val="en-AU"/>
        </w:rPr>
        <w:t>transmembrane</w:t>
      </w:r>
      <w:proofErr w:type="spellEnd"/>
      <w:r w:rsidR="000A2AC2" w:rsidRPr="00E80984">
        <w:rPr>
          <w:lang w:val="en-AU"/>
        </w:rPr>
        <w:t xml:space="preserve"> receptor </w:t>
      </w:r>
      <w:r w:rsidR="004B19E4">
        <w:rPr>
          <w:lang w:val="en-AU"/>
        </w:rPr>
        <w:t>that</w:t>
      </w:r>
      <w:r w:rsidR="000F4234" w:rsidRPr="00E80984">
        <w:rPr>
          <w:lang w:val="en-AU"/>
        </w:rPr>
        <w:t xml:space="preserve"> promote</w:t>
      </w:r>
      <w:r w:rsidR="00D437A6" w:rsidRPr="00E80984">
        <w:rPr>
          <w:lang w:val="en-AU"/>
        </w:rPr>
        <w:t xml:space="preserve"> </w:t>
      </w:r>
      <w:r w:rsidR="000F4234" w:rsidRPr="00E80984">
        <w:rPr>
          <w:lang w:val="en-AU"/>
        </w:rPr>
        <w:t>cell growth</w:t>
      </w:r>
      <w:r w:rsidR="00D437A6" w:rsidRPr="00E80984">
        <w:rPr>
          <w:lang w:val="en-AU"/>
        </w:rPr>
        <w:t xml:space="preserve">. </w:t>
      </w:r>
      <w:r w:rsidR="000B1776" w:rsidRPr="00E80984">
        <w:rPr>
          <w:lang w:val="en-AU"/>
        </w:rPr>
        <w:t>Tumours of t</w:t>
      </w:r>
      <w:r w:rsidR="0099356C" w:rsidRPr="00E80984">
        <w:rPr>
          <w:lang w:val="en-AU"/>
        </w:rPr>
        <w:t xml:space="preserve">his subtype </w:t>
      </w:r>
      <w:r w:rsidR="000B1776" w:rsidRPr="00E80984">
        <w:rPr>
          <w:lang w:val="en-AU"/>
        </w:rPr>
        <w:t>are</w:t>
      </w:r>
      <w:r w:rsidR="00D437A6" w:rsidRPr="00E80984">
        <w:rPr>
          <w:lang w:val="en-AU"/>
        </w:rPr>
        <w:t xml:space="preserve"> </w:t>
      </w:r>
      <w:r w:rsidR="0086018B" w:rsidRPr="00E80984">
        <w:rPr>
          <w:lang w:val="en-AU"/>
        </w:rPr>
        <w:t>in general</w:t>
      </w:r>
      <w:r w:rsidR="00D437A6" w:rsidRPr="00E80984">
        <w:rPr>
          <w:lang w:val="en-AU"/>
        </w:rPr>
        <w:t xml:space="preserve"> more aggressive </w:t>
      </w:r>
      <w:r w:rsidR="00514F9F" w:rsidRPr="00E80984">
        <w:rPr>
          <w:lang w:val="en-AU"/>
        </w:rPr>
        <w:t xml:space="preserve">than </w:t>
      </w:r>
      <w:r w:rsidR="00514F9F" w:rsidRPr="00E80984">
        <w:rPr>
          <w:lang w:val="en-AU"/>
        </w:rPr>
        <w:lastRenderedPageBreak/>
        <w:t>the</w:t>
      </w:r>
      <w:r w:rsidR="001B1D42" w:rsidRPr="00E80984">
        <w:rPr>
          <w:lang w:val="en-AU"/>
        </w:rPr>
        <w:t xml:space="preserve"> hormone-positive </w:t>
      </w:r>
      <w:r w:rsidR="00104C12" w:rsidRPr="00E80984">
        <w:rPr>
          <w:lang w:val="en-AU"/>
        </w:rPr>
        <w:t>tumour</w:t>
      </w:r>
      <w:r w:rsidR="00514F9F" w:rsidRPr="00E80984">
        <w:rPr>
          <w:lang w:val="en-AU"/>
        </w:rPr>
        <w:t>s</w:t>
      </w:r>
      <w:r w:rsidR="001B1D42" w:rsidRPr="00E80984">
        <w:rPr>
          <w:lang w:val="en-AU"/>
        </w:rPr>
        <w:t>,</w:t>
      </w:r>
      <w:r w:rsidR="00D437A6" w:rsidRPr="00E80984">
        <w:rPr>
          <w:lang w:val="en-AU"/>
        </w:rPr>
        <w:t xml:space="preserve"> but </w:t>
      </w:r>
      <w:r w:rsidR="00833707" w:rsidRPr="00E80984">
        <w:rPr>
          <w:lang w:val="en-AU"/>
        </w:rPr>
        <w:t xml:space="preserve">some </w:t>
      </w:r>
      <w:r w:rsidR="00AC5BB5">
        <w:rPr>
          <w:lang w:val="en-AU"/>
        </w:rPr>
        <w:t>of them</w:t>
      </w:r>
      <w:r w:rsidR="00D437A6" w:rsidRPr="00E80984">
        <w:rPr>
          <w:lang w:val="en-AU"/>
        </w:rPr>
        <w:t xml:space="preserve"> respond </w:t>
      </w:r>
      <w:r w:rsidR="00833707" w:rsidRPr="00E80984">
        <w:rPr>
          <w:lang w:val="en-AU"/>
        </w:rPr>
        <w:t xml:space="preserve">well </w:t>
      </w:r>
      <w:r w:rsidR="00D437A6" w:rsidRPr="00E80984">
        <w:rPr>
          <w:lang w:val="en-AU"/>
        </w:rPr>
        <w:t>to anti</w:t>
      </w:r>
      <w:r w:rsidR="0086459E" w:rsidRPr="00E80984">
        <w:rPr>
          <w:lang w:val="en-AU"/>
        </w:rPr>
        <w:t>-HER2 agent</w:t>
      </w:r>
      <w:r w:rsidR="00104C12" w:rsidRPr="00E80984">
        <w:rPr>
          <w:lang w:val="en-AU"/>
        </w:rPr>
        <w:t>s</w:t>
      </w:r>
      <w:r w:rsidR="0086459E" w:rsidRPr="00E80984">
        <w:rPr>
          <w:lang w:val="en-AU"/>
        </w:rPr>
        <w:t xml:space="preserve"> such as </w:t>
      </w:r>
      <w:proofErr w:type="spellStart"/>
      <w:r w:rsidR="0086459E" w:rsidRPr="00E80984">
        <w:rPr>
          <w:lang w:val="en-AU"/>
        </w:rPr>
        <w:t>trastuzumab</w:t>
      </w:r>
      <w:proofErr w:type="spellEnd"/>
      <w:r w:rsidR="0086459E" w:rsidRPr="00E80984">
        <w:rPr>
          <w:lang w:val="en-AU"/>
        </w:rPr>
        <w:t xml:space="preserve"> </w:t>
      </w:r>
      <w:r w:rsidR="00D437A6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FAFCAF44-BACB-4B93-9178-269AC1A30B53&lt;/uuid&gt;&lt;priority&gt;13&lt;/priority&gt;&lt;publications&gt;&lt;publication&gt;&lt;volume&gt;2&lt;/volume&gt;&lt;publication_date&gt;99201100001200000000200000&lt;/publication_date&gt;&lt;number&gt;9&lt;/number&gt;&lt;doi&gt;10.5306/wjco.v2.i9.329&lt;/doi&gt;&lt;startpage&gt;329&lt;/startpage&gt;&lt;title&gt;DNA damage and breast cancer&lt;/title&gt;&lt;uuid&gt;D40FA371-1E25-4757-951D-D6E4F82F9387&lt;/uuid&gt;&lt;subtype&gt;400&lt;/subtype&gt;&lt;type&gt;400&lt;/type&gt;&lt;citekey&gt;Davis:2011fz&lt;/citekey&gt;&lt;url&gt;http://www.wjgnet.com/2218-4333/full/v2/i9/329.htm&lt;/url&gt;&lt;bundle&gt;&lt;publication&gt;&lt;title&gt;World Journal of Clinical Oncology&lt;/title&gt;&lt;type&gt;-100&lt;/type&gt;&lt;subtype&gt;-100&lt;/subtype&gt;&lt;uuid&gt;1AC10BFE-DC6C-4ED8-81A1-5B81EFB40963&lt;/uuid&gt;&lt;/publication&gt;&lt;/bundle&gt;&lt;authors&gt;&lt;author&gt;&lt;firstName&gt;Jennifer&lt;/firstName&gt;&lt;middleNames&gt;D&lt;/middleNames&gt;&lt;lastName&gt;Davis&lt;/lastName&gt;&lt;/author&gt;&lt;/authors&gt;&lt;/publication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/publications&gt;&lt;cites&gt;&lt;/cites&gt;&lt;/citation&gt;</w:instrText>
      </w:r>
      <w:r w:rsidR="00D437A6" w:rsidRPr="00E80984">
        <w:rPr>
          <w:lang w:val="en-AU" w:eastAsia="zh-CN"/>
        </w:rPr>
        <w:fldChar w:fldCharType="separate"/>
      </w:r>
      <w:r w:rsidR="009D6652" w:rsidRPr="00E80984">
        <w:rPr>
          <w:lang w:val="en-AU" w:eastAsia="zh-TW"/>
        </w:rPr>
        <w:t>(9, 10)</w:t>
      </w:r>
      <w:r w:rsidR="00D437A6" w:rsidRPr="00E80984">
        <w:rPr>
          <w:lang w:val="en-AU" w:eastAsia="zh-CN"/>
        </w:rPr>
        <w:fldChar w:fldCharType="end"/>
      </w:r>
      <w:r w:rsidR="00D437A6" w:rsidRPr="00E80984">
        <w:rPr>
          <w:lang w:val="en-AU" w:eastAsia="zh-CN"/>
        </w:rPr>
        <w:t>.</w:t>
      </w:r>
      <w:r w:rsidR="00D437A6" w:rsidRPr="00E80984">
        <w:rPr>
          <w:lang w:val="en-AU"/>
        </w:rPr>
        <w:t xml:space="preserve"> </w:t>
      </w:r>
    </w:p>
    <w:p w14:paraId="4984C746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Triple Negative</w:t>
      </w:r>
    </w:p>
    <w:p w14:paraId="05DDB142" w14:textId="166D9792" w:rsidR="00D437A6" w:rsidRPr="00E80984" w:rsidRDefault="00301209" w:rsidP="00A87260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>This subtype</w:t>
      </w:r>
      <w:r w:rsidR="00117143" w:rsidRPr="00E80984">
        <w:rPr>
          <w:lang w:val="en-AU" w:eastAsia="zh-CN"/>
        </w:rPr>
        <w:t xml:space="preserve"> accounts</w:t>
      </w:r>
      <w:r w:rsidR="00EE023E" w:rsidRPr="00E80984">
        <w:rPr>
          <w:lang w:val="en-AU" w:eastAsia="zh-CN"/>
        </w:rPr>
        <w:t xml:space="preserve"> for ~15%</w:t>
      </w:r>
      <w:r w:rsidR="00117143" w:rsidRPr="00E80984">
        <w:rPr>
          <w:lang w:val="en-AU" w:eastAsia="zh-CN"/>
        </w:rPr>
        <w:t xml:space="preserve"> of breast tumours </w:t>
      </w:r>
      <w:r w:rsidR="00117143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9E573870-FE14-4696-8256-9C68B8167C39&lt;/uuid&gt;&lt;priority&gt;14&lt;/priority&gt;&lt;publications&gt;&lt;publication&gt;&lt;uuid&gt;37ED1158-6A14-4659-AFB7-52E53F8E3517&lt;/uuid&gt;&lt;volume&gt;23&lt;/volume&gt;&lt;doi&gt;10.1093/annonc/mds067&lt;/doi&gt;&lt;startpage&gt;2223&lt;/startpage&gt;&lt;publication_date&gt;99201209001200000000220000&lt;/publication_date&gt;&lt;url&gt;http://eutils.ncbi.nlm.nih.gov/entrez/eutils/elink.fcgi?dbfrom=pubmed&amp;amp;id=22517820&amp;amp;retmode=ref&amp;amp;cmd=prlinks&lt;/url&gt;&lt;type&gt;400&lt;/type&gt;&lt;title&gt;Targeting triple-negative breast cancer: optimising therapeutic outcomes.&lt;/title&gt;&lt;institution&gt;Department of Medicine, University of British Columbia, Vancouver, Canada. kgelmon@bccancer.bc.ca&lt;/institution&gt;&lt;number&gt;9&lt;/number&gt;&lt;subtype&gt;400&lt;/subtype&gt;&lt;endpage&gt;2234&lt;/endpage&gt;&lt;bundle&gt;&lt;publication&gt;&lt;title&gt;Annals of Oncology&lt;/title&gt;&lt;type&gt;-100&lt;/type&gt;&lt;subtype&gt;-100&lt;/subtype&gt;&lt;uuid&gt;BD82ABB1-3CDB-438E-9618-0AE9222F63F8&lt;/uuid&gt;&lt;/publication&gt;&lt;/bundle&gt;&lt;authors&gt;&lt;author&gt;&lt;firstName&gt;K&lt;/firstName&gt;&lt;lastName&gt;Gelmon&lt;/lastName&gt;&lt;/author&gt;&lt;author&gt;&lt;firstName&gt;R&lt;/firstName&gt;&lt;lastName&gt;Dent&lt;/lastName&gt;&lt;/author&gt;&lt;author&gt;&lt;firstName&gt;J&lt;/firstName&gt;&lt;middleNames&gt;R&lt;/middleNames&gt;&lt;lastName&gt;Mackey&lt;/lastName&gt;&lt;/author&gt;&lt;author&gt;&lt;firstName&gt;K&lt;/firstName&gt;&lt;lastName&gt;Laing&lt;/lastName&gt;&lt;/author&gt;&lt;author&gt;&lt;firstName&gt;D&lt;/firstName&gt;&lt;lastName&gt;McLeod&lt;/lastName&gt;&lt;/author&gt;&lt;author&gt;&lt;firstName&gt;S&lt;/firstName&gt;&lt;lastName&gt;Verma&lt;/lastName&gt;&lt;/author&gt;&lt;/authors&gt;&lt;/publication&gt;&lt;/publications&gt;&lt;cites&gt;&lt;/cites&gt;&lt;/citation&gt;</w:instrText>
      </w:r>
      <w:r w:rsidR="00117143" w:rsidRPr="00E80984">
        <w:rPr>
          <w:lang w:val="en-AU" w:eastAsia="zh-CN"/>
        </w:rPr>
        <w:fldChar w:fldCharType="separate"/>
      </w:r>
      <w:r w:rsidR="006764A3" w:rsidRPr="00E80984">
        <w:rPr>
          <w:lang w:val="en-AU" w:eastAsia="zh-TW"/>
        </w:rPr>
        <w:t>(14)</w:t>
      </w:r>
      <w:r w:rsidR="00117143" w:rsidRPr="00E80984">
        <w:rPr>
          <w:lang w:val="en-AU" w:eastAsia="zh-CN"/>
        </w:rPr>
        <w:fldChar w:fldCharType="end"/>
      </w:r>
      <w:r w:rsidRPr="00E80984">
        <w:rPr>
          <w:lang w:val="en-AU" w:eastAsia="zh-CN"/>
        </w:rPr>
        <w:t xml:space="preserve"> </w:t>
      </w:r>
      <w:r w:rsidR="00117143" w:rsidRPr="00E80984">
        <w:rPr>
          <w:lang w:val="en-AU" w:eastAsia="zh-CN"/>
        </w:rPr>
        <w:t xml:space="preserve">and </w:t>
      </w:r>
      <w:r w:rsidRPr="00E80984">
        <w:rPr>
          <w:lang w:val="en-AU" w:eastAsia="zh-CN"/>
        </w:rPr>
        <w:t>is often referred to as Triple Negative Breast Cancer (TNBC) in literature</w:t>
      </w:r>
      <w:r w:rsidR="00593AD5" w:rsidRPr="00E80984">
        <w:rPr>
          <w:rFonts w:hint="eastAsia"/>
          <w:lang w:val="en-AU" w:eastAsia="zh-CN"/>
        </w:rPr>
        <w:t xml:space="preserve"> </w:t>
      </w:r>
      <w:r w:rsidR="00593AD5" w:rsidRPr="00E80984">
        <w:rPr>
          <w:lang w:val="en-AU" w:eastAsia="zh-CN"/>
        </w:rPr>
        <w:t>as cancer</w:t>
      </w:r>
      <w:r w:rsidR="00CF3E51" w:rsidRPr="00E80984">
        <w:rPr>
          <w:lang w:val="en-AU" w:eastAsia="zh-CN"/>
        </w:rPr>
        <w:t xml:space="preserve"> cells</w:t>
      </w:r>
      <w:r w:rsidR="006E582F" w:rsidRPr="00E80984">
        <w:rPr>
          <w:lang w:val="en-AU" w:eastAsia="zh-CN"/>
        </w:rPr>
        <w:t xml:space="preserve"> </w:t>
      </w:r>
      <w:r w:rsidR="00593AD5" w:rsidRPr="00E80984">
        <w:rPr>
          <w:lang w:val="en-AU" w:eastAsia="zh-CN"/>
        </w:rPr>
        <w:t xml:space="preserve">of this subtype </w:t>
      </w:r>
      <w:r w:rsidR="0086459E" w:rsidRPr="00E80984">
        <w:rPr>
          <w:lang w:val="en-AU" w:eastAsia="zh-CN"/>
        </w:rPr>
        <w:t>do</w:t>
      </w:r>
      <w:r w:rsidR="00D437A6" w:rsidRPr="00E80984">
        <w:rPr>
          <w:lang w:val="en-AU" w:eastAsia="zh-CN"/>
        </w:rPr>
        <w:t xml:space="preserve"> not express any of the three </w:t>
      </w:r>
      <w:r w:rsidR="00EC1A6B" w:rsidRPr="00E80984">
        <w:rPr>
          <w:lang w:val="en-AU" w:eastAsia="zh-CN"/>
        </w:rPr>
        <w:t xml:space="preserve">aforesaid </w:t>
      </w:r>
      <w:r w:rsidR="00D437A6" w:rsidRPr="00E80984">
        <w:rPr>
          <w:lang w:val="en-AU" w:eastAsia="zh-CN"/>
        </w:rPr>
        <w:t>receptors</w:t>
      </w:r>
      <w:r w:rsidR="00593AD5" w:rsidRPr="00E80984">
        <w:rPr>
          <w:lang w:val="en-AU" w:eastAsia="zh-CN"/>
        </w:rPr>
        <w:t>.</w:t>
      </w:r>
      <w:r w:rsidR="00D437A6" w:rsidRPr="00E80984">
        <w:rPr>
          <w:lang w:val="en-AU" w:eastAsia="zh-CN"/>
        </w:rPr>
        <w:t xml:space="preserve"> </w:t>
      </w:r>
      <w:r w:rsidR="00593AD5" w:rsidRPr="00E80984">
        <w:rPr>
          <w:lang w:val="en-AU" w:eastAsia="zh-CN"/>
        </w:rPr>
        <w:t>I</w:t>
      </w:r>
      <w:r w:rsidR="006E582F" w:rsidRPr="00E80984">
        <w:rPr>
          <w:lang w:val="en-AU" w:eastAsia="zh-CN"/>
        </w:rPr>
        <w:t>n most cases</w:t>
      </w:r>
      <w:r w:rsidR="00593AD5" w:rsidRPr="00E80984">
        <w:rPr>
          <w:lang w:val="en-AU" w:eastAsia="zh-CN"/>
        </w:rPr>
        <w:t>, TNBC</w:t>
      </w:r>
      <w:r w:rsidR="00D437A6" w:rsidRPr="00E80984">
        <w:rPr>
          <w:lang w:val="en-AU" w:eastAsia="zh-CN"/>
        </w:rPr>
        <w:t xml:space="preserve"> </w:t>
      </w:r>
      <w:r w:rsidR="004C6B4C">
        <w:rPr>
          <w:lang w:val="en-AU" w:eastAsia="zh-CN"/>
        </w:rPr>
        <w:t>tumours are</w:t>
      </w:r>
      <w:r w:rsidR="006E582F" w:rsidRPr="00E80984">
        <w:rPr>
          <w:lang w:val="en-AU" w:eastAsia="zh-CN"/>
        </w:rPr>
        <w:t xml:space="preserve"> much </w:t>
      </w:r>
      <w:r w:rsidR="00D437A6" w:rsidRPr="00E80984">
        <w:rPr>
          <w:lang w:val="en-AU" w:eastAsia="zh-CN"/>
        </w:rPr>
        <w:t xml:space="preserve">more aggressive than </w:t>
      </w:r>
      <w:r w:rsidR="004C6B4C">
        <w:rPr>
          <w:lang w:val="en-AU" w:eastAsia="zh-CN"/>
        </w:rPr>
        <w:t>tumours</w:t>
      </w:r>
      <w:r w:rsidR="00B809C7" w:rsidRPr="00E80984">
        <w:rPr>
          <w:lang w:val="en-AU" w:eastAsia="zh-CN"/>
        </w:rPr>
        <w:t xml:space="preserve"> </w:t>
      </w:r>
      <w:r w:rsidR="00072ECD" w:rsidRPr="00E80984">
        <w:rPr>
          <w:lang w:val="en-AU" w:eastAsia="zh-CN"/>
        </w:rPr>
        <w:t xml:space="preserve">that </w:t>
      </w:r>
      <w:r w:rsidR="00CD60B2" w:rsidRPr="00E80984">
        <w:rPr>
          <w:lang w:val="en-AU" w:eastAsia="zh-CN"/>
        </w:rPr>
        <w:t>express</w:t>
      </w:r>
      <w:r w:rsidR="00072ECD" w:rsidRPr="00E80984">
        <w:rPr>
          <w:lang w:val="en-AU" w:eastAsia="zh-CN"/>
        </w:rPr>
        <w:t xml:space="preserve"> at least one of the three receptors</w:t>
      </w:r>
      <w:r w:rsidR="00B809C7" w:rsidRPr="00E80984">
        <w:rPr>
          <w:lang w:val="en-AU" w:eastAsia="zh-CN"/>
        </w:rPr>
        <w:t>.</w:t>
      </w:r>
      <w:r w:rsidR="00593AD5" w:rsidRPr="00E80984">
        <w:rPr>
          <w:lang w:val="en-AU" w:eastAsia="zh-CN"/>
        </w:rPr>
        <w:t xml:space="preserve"> </w:t>
      </w:r>
      <w:r w:rsidR="005C299F">
        <w:rPr>
          <w:lang w:val="en-AU" w:eastAsia="zh-CN"/>
        </w:rPr>
        <w:t>As of</w:t>
      </w:r>
      <w:r w:rsidR="00B61A59">
        <w:rPr>
          <w:lang w:val="en-AU" w:eastAsia="zh-CN"/>
        </w:rPr>
        <w:t xml:space="preserve"> now, </w:t>
      </w:r>
      <w:r w:rsidR="00A05B64">
        <w:rPr>
          <w:lang w:val="en-AU" w:eastAsia="zh-CN"/>
        </w:rPr>
        <w:t>t</w:t>
      </w:r>
      <w:r w:rsidR="00B809C7" w:rsidRPr="00E80984">
        <w:rPr>
          <w:lang w:val="en-AU" w:eastAsia="zh-CN"/>
        </w:rPr>
        <w:t>he</w:t>
      </w:r>
      <w:r w:rsidR="00593AD5" w:rsidRPr="00E80984">
        <w:rPr>
          <w:lang w:val="en-AU" w:eastAsia="zh-CN"/>
        </w:rPr>
        <w:t xml:space="preserve"> pathogenesis </w:t>
      </w:r>
      <w:r w:rsidR="00B809C7" w:rsidRPr="00E80984">
        <w:rPr>
          <w:lang w:val="en-AU" w:eastAsia="zh-CN"/>
        </w:rPr>
        <w:t xml:space="preserve">of TNBC </w:t>
      </w:r>
      <w:r w:rsidR="00593AD5" w:rsidRPr="00E80984">
        <w:rPr>
          <w:lang w:val="en-AU" w:eastAsia="zh-CN"/>
        </w:rPr>
        <w:t>still remains poorly understood</w:t>
      </w:r>
      <w:r w:rsidR="006E582F" w:rsidRPr="00E80984">
        <w:rPr>
          <w:lang w:val="en-AU" w:eastAsia="zh-CN"/>
        </w:rPr>
        <w:t>,</w:t>
      </w:r>
      <w:r w:rsidR="00D437A6" w:rsidRPr="00E80984">
        <w:rPr>
          <w:lang w:val="en-AU" w:eastAsia="zh-CN"/>
        </w:rPr>
        <w:t xml:space="preserve"> </w:t>
      </w:r>
      <w:r w:rsidR="00B809C7" w:rsidRPr="00E80984">
        <w:rPr>
          <w:lang w:val="en-AU" w:eastAsia="zh-CN"/>
        </w:rPr>
        <w:t xml:space="preserve">and cytotoxic agents such as </w:t>
      </w:r>
      <w:proofErr w:type="spellStart"/>
      <w:r w:rsidR="00B809C7" w:rsidRPr="00E80984">
        <w:rPr>
          <w:lang w:val="en-AU" w:eastAsia="zh-CN"/>
        </w:rPr>
        <w:t>anthracycline</w:t>
      </w:r>
      <w:proofErr w:type="spellEnd"/>
      <w:r w:rsidR="00B809C7" w:rsidRPr="00E80984">
        <w:rPr>
          <w:lang w:val="en-AU" w:eastAsia="zh-CN"/>
        </w:rPr>
        <w:t xml:space="preserve"> are the </w:t>
      </w:r>
      <w:r w:rsidR="003734D3" w:rsidRPr="00E80984">
        <w:rPr>
          <w:lang w:val="en-AU" w:eastAsia="zh-CN"/>
        </w:rPr>
        <w:t>major</w:t>
      </w:r>
      <w:r w:rsidR="00B809C7" w:rsidRPr="00E80984">
        <w:rPr>
          <w:lang w:val="en-AU" w:eastAsia="zh-CN"/>
        </w:rPr>
        <w:t xml:space="preserve"> therapeutic option for this subtype</w:t>
      </w:r>
      <w:r w:rsidR="003734D3" w:rsidRPr="00E80984">
        <w:rPr>
          <w:lang w:val="en-AU" w:eastAsia="zh-CN"/>
        </w:rPr>
        <w:t>.</w:t>
      </w:r>
      <w:r w:rsidR="00B809C7" w:rsidRPr="00E80984">
        <w:rPr>
          <w:lang w:val="en-AU" w:eastAsia="zh-CN"/>
        </w:rPr>
        <w:t xml:space="preserve"> </w:t>
      </w:r>
      <w:r w:rsidR="003734D3" w:rsidRPr="00E80984">
        <w:rPr>
          <w:lang w:val="en-AU" w:eastAsia="zh-CN"/>
        </w:rPr>
        <w:t>As a consequence,</w:t>
      </w:r>
      <w:r w:rsidR="00B809C7" w:rsidRPr="00E80984">
        <w:rPr>
          <w:lang w:val="en-AU" w:eastAsia="zh-CN"/>
        </w:rPr>
        <w:t xml:space="preserve"> </w:t>
      </w:r>
      <w:r w:rsidR="006E582F" w:rsidRPr="00E80984">
        <w:rPr>
          <w:lang w:val="en-AU" w:eastAsia="zh-CN"/>
        </w:rPr>
        <w:t xml:space="preserve">TNBC </w:t>
      </w:r>
      <w:r w:rsidR="00D437A6" w:rsidRPr="00E80984">
        <w:rPr>
          <w:lang w:val="en-AU" w:eastAsia="zh-CN"/>
        </w:rPr>
        <w:t xml:space="preserve">patients </w:t>
      </w:r>
      <w:r w:rsidR="006E582F" w:rsidRPr="00E80984">
        <w:rPr>
          <w:lang w:val="en-AU" w:eastAsia="zh-CN"/>
        </w:rPr>
        <w:t xml:space="preserve">are </w:t>
      </w:r>
      <w:r w:rsidR="003A78BC" w:rsidRPr="00E80984">
        <w:rPr>
          <w:lang w:val="en-AU" w:eastAsia="zh-CN"/>
        </w:rPr>
        <w:t>characterised by</w:t>
      </w:r>
      <w:r w:rsidR="006E582F" w:rsidRPr="00E80984">
        <w:rPr>
          <w:lang w:val="en-AU" w:eastAsia="zh-CN"/>
        </w:rPr>
        <w:t xml:space="preserve"> bad prognosis </w:t>
      </w:r>
      <w:r w:rsidR="00D9577B" w:rsidRPr="00E80984">
        <w:rPr>
          <w:lang w:val="en-AU" w:eastAsia="zh-CN"/>
        </w:rPr>
        <w:t>including</w:t>
      </w:r>
      <w:r w:rsidR="006E582F" w:rsidRPr="00E80984">
        <w:rPr>
          <w:lang w:val="en-AU" w:eastAsia="zh-CN"/>
        </w:rPr>
        <w:t xml:space="preserve"> high recurrence rate</w:t>
      </w:r>
      <w:r w:rsidR="00FD777C" w:rsidRPr="00E80984">
        <w:rPr>
          <w:lang w:val="en-AU" w:eastAsia="zh-CN"/>
        </w:rPr>
        <w:t xml:space="preserve"> and low five-year survival</w:t>
      </w:r>
      <w:r w:rsidR="00D437A6" w:rsidRPr="00E80984">
        <w:rPr>
          <w:lang w:val="en-AU" w:eastAsia="zh-CN"/>
        </w:rPr>
        <w:t xml:space="preserve"> </w:t>
      </w:r>
      <w:r w:rsidR="00D437A6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99A27DD5-96B3-43AB-BBB6-659B7163AC6F&lt;/uuid&gt;&lt;priority&gt;15&lt;/priority&gt;&lt;publications&gt;&lt;publication&gt;&lt;uuid&gt;303CFFD0-9274-4602-BBE4-C1352057075D&lt;/uuid&gt;&lt;volume&gt;4&lt;/volume&gt;&lt;doi&gt;10.1177/1758834012444711&lt;/doi&gt;&lt;startpage&gt;195&lt;/startpage&gt;&lt;publication_date&gt;99201207001200000000220000&lt;/publication_date&gt;&lt;url&gt;http://www.ncbi.nlm.nih.gov/pmc/articles/PMC3384094/pdf/10.1177_1758834012444711.pdf&lt;/url&gt;&lt;citekey&gt;Arnedos:2012gg&lt;/citekey&gt;&lt;type&gt;400&lt;/type&gt;&lt;title&gt;Triple-negative breast cancer: are we making headway at least?&lt;/title&gt;&lt;location&gt;200,9,48.7959225,2.3489330&lt;/location&gt;&lt;institution&gt;Breast Unit, Department of Medicine, Institut Gustave Roussy, Villejuif, France.&lt;/institution&gt;&lt;number&gt;4&lt;/number&gt;&lt;subtype&gt;400&lt;/subtype&gt;&lt;endpage&gt;210&lt;/endpage&gt;&lt;bundle&gt;&lt;publication&gt;&lt;title&gt;Therapeutic advances in medical oncology&lt;/title&gt;&lt;type&gt;-100&lt;/type&gt;&lt;subtype&gt;-100&lt;/subtype&gt;&lt;uuid&gt;A00A41A7-F9B7-4434-AC99-F55B8BDABACE&lt;/uuid&gt;&lt;/publication&gt;&lt;/bundle&gt;&lt;authors&gt;&lt;author&gt;&lt;firstName&gt;Monica&lt;/firstName&gt;&lt;lastName&gt;Arnedos&lt;/lastName&gt;&lt;/author&gt;&lt;author&gt;&lt;firstName&gt;Celine&lt;/firstName&gt;&lt;lastName&gt;Bihan&lt;/lastName&gt;&lt;/author&gt;&lt;author&gt;&lt;firstName&gt;Suzette&lt;/firstName&gt;&lt;lastName&gt;Delaloge&lt;/lastName&gt;&lt;/author&gt;&lt;author&gt;&lt;firstName&gt;Fabrice&lt;/firstName&gt;&lt;lastName&gt;Andre&lt;/lastName&gt;&lt;/author&gt;&lt;/authors&gt;&lt;/publication&gt;&lt;publication&gt;&lt;uuid&gt;AEEB9CA0-2D10-40AE-ACCD-ED109C92B63C&lt;/uuid&gt;&lt;volume&gt;33&lt;/volume&gt;&lt;doi&gt;10.1097/COC.0b013e3181b8afcf&lt;/doi&gt;&lt;subtitle&gt;A Short Review&lt;/subtitle&gt;&lt;startpage&gt;637&lt;/startpage&gt;&lt;publication_date&gt;99201012001200000000220000&lt;/publication_date&gt;&lt;url&gt;http://content.wkhealth.com/linkback/openurl?sid=WKPTLP:landingpage&amp;amp;an=00000421-201012000-00021&lt;/url&gt;&lt;citekey&gt;Elias:2010kw&lt;/citekey&gt;&lt;type&gt;400&lt;/type&gt;&lt;title&gt;Triple-Negative Breast Cancer&lt;/title&gt;&lt;number&gt;6&lt;/number&gt;&lt;subtype&gt;400&lt;/subtype&gt;&lt;endpage&gt;645&lt;/endpage&gt;&lt;bundle&gt;&lt;publication&gt;&lt;title&gt;American Journal of Clinical Oncology&lt;/title&gt;&lt;type&gt;-100&lt;/type&gt;&lt;subtype&gt;-100&lt;/subtype&gt;&lt;uuid&gt;29FA3E67-3EF5-4072-B365-6A5F2E364D1A&lt;/uuid&gt;&lt;/publication&gt;&lt;/bundle&gt;&lt;authors&gt;&lt;author&gt;&lt;firstName&gt;Anthony&lt;/firstName&gt;&lt;middleNames&gt;D&lt;/middleNames&gt;&lt;lastName&gt;Elias&lt;/lastName&gt;&lt;/author&gt;&lt;/authors&gt;&lt;/publication&gt;&lt;/publications&gt;&lt;cites&gt;&lt;/cites&gt;&lt;/citation&gt;</w:instrText>
      </w:r>
      <w:r w:rsidR="00D437A6" w:rsidRPr="00E80984">
        <w:rPr>
          <w:lang w:val="en-AU" w:eastAsia="zh-CN"/>
        </w:rPr>
        <w:fldChar w:fldCharType="separate"/>
      </w:r>
      <w:r w:rsidR="006764A3" w:rsidRPr="00E80984">
        <w:rPr>
          <w:lang w:val="en-AU" w:eastAsia="zh-TW"/>
        </w:rPr>
        <w:t>(15, 16)</w:t>
      </w:r>
      <w:r w:rsidR="00D437A6" w:rsidRPr="00E80984">
        <w:rPr>
          <w:lang w:val="en-AU" w:eastAsia="zh-CN"/>
        </w:rPr>
        <w:fldChar w:fldCharType="end"/>
      </w:r>
      <w:r w:rsidR="00D437A6" w:rsidRPr="00E80984">
        <w:rPr>
          <w:lang w:val="en-AU" w:eastAsia="zh-CN"/>
        </w:rPr>
        <w:t>.</w:t>
      </w:r>
    </w:p>
    <w:p w14:paraId="599342DB" w14:textId="2BDFE61D" w:rsidR="000C647B" w:rsidRPr="00E80984" w:rsidRDefault="00D437A6" w:rsidP="00A87260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 </w:t>
      </w:r>
      <w:r w:rsidR="00593AD5" w:rsidRPr="00E80984">
        <w:rPr>
          <w:lang w:val="en-AU" w:eastAsia="zh-CN"/>
        </w:rPr>
        <w:t xml:space="preserve">The study of </w:t>
      </w:r>
      <w:r w:rsidRPr="00E80984">
        <w:rPr>
          <w:lang w:val="en-AU" w:eastAsia="zh-CN"/>
        </w:rPr>
        <w:t xml:space="preserve">TNBC has </w:t>
      </w:r>
      <w:r w:rsidR="007F074B" w:rsidRPr="00E80984">
        <w:rPr>
          <w:lang w:val="en-AU" w:eastAsia="zh-CN"/>
        </w:rPr>
        <w:t>gained</w:t>
      </w:r>
      <w:r w:rsidRPr="00E80984">
        <w:rPr>
          <w:lang w:val="en-AU" w:eastAsia="zh-CN"/>
        </w:rPr>
        <w:t xml:space="preserve"> growing interest in recent years. There is increasing evidence </w:t>
      </w:r>
      <w:r w:rsidR="000C647B" w:rsidRPr="00E80984">
        <w:rPr>
          <w:lang w:val="en-AU" w:eastAsia="zh-CN"/>
        </w:rPr>
        <w:t xml:space="preserve">showing </w:t>
      </w:r>
      <w:r w:rsidRPr="00E80984">
        <w:rPr>
          <w:lang w:val="en-AU" w:eastAsia="zh-CN"/>
        </w:rPr>
        <w:t xml:space="preserve">that </w:t>
      </w:r>
      <w:r w:rsidRPr="00E80984">
        <w:rPr>
          <w:i/>
          <w:lang w:val="en-AU" w:eastAsia="zh-CN"/>
        </w:rPr>
        <w:t>BRCA1</w:t>
      </w:r>
      <w:r w:rsidR="001C145D" w:rsidRPr="00E80984">
        <w:rPr>
          <w:lang w:val="en-AU" w:eastAsia="zh-CN"/>
        </w:rPr>
        <w:t xml:space="preserve"> inactivation</w:t>
      </w:r>
      <w:r w:rsidRPr="00E80984">
        <w:rPr>
          <w:lang w:val="en-AU" w:eastAsia="zh-CN"/>
        </w:rPr>
        <w:t xml:space="preserve"> </w:t>
      </w:r>
      <w:r w:rsidR="008C72FB">
        <w:rPr>
          <w:lang w:val="en-AU" w:eastAsia="zh-CN"/>
        </w:rPr>
        <w:t>may</w:t>
      </w:r>
      <w:r w:rsidR="000C647B" w:rsidRPr="00E80984">
        <w:rPr>
          <w:lang w:val="en-AU" w:eastAsia="zh-CN"/>
        </w:rPr>
        <w:t xml:space="preserve"> </w:t>
      </w:r>
      <w:r w:rsidRPr="00E80984">
        <w:rPr>
          <w:lang w:val="en-AU" w:eastAsia="zh-CN"/>
        </w:rPr>
        <w:t>play a</w:t>
      </w:r>
      <w:r w:rsidR="000C647B" w:rsidRPr="00E80984">
        <w:rPr>
          <w:lang w:val="en-AU" w:eastAsia="zh-CN"/>
        </w:rPr>
        <w:t>n important</w:t>
      </w:r>
      <w:r w:rsidRPr="00E80984">
        <w:rPr>
          <w:lang w:val="en-AU" w:eastAsia="zh-CN"/>
        </w:rPr>
        <w:t xml:space="preserve"> role in the development of this subtype </w:t>
      </w:r>
      <w:r w:rsidR="000C647B" w:rsidRPr="00E80984">
        <w:rPr>
          <w:lang w:val="en-AU" w:eastAsia="zh-CN"/>
        </w:rPr>
        <w:t>as</w:t>
      </w:r>
      <w:r w:rsidR="0086459E" w:rsidRPr="00E80984">
        <w:rPr>
          <w:lang w:val="en-AU" w:eastAsia="zh-CN"/>
        </w:rPr>
        <w:t xml:space="preserve"> most breast </w:t>
      </w:r>
      <w:r w:rsidR="00E67820">
        <w:rPr>
          <w:lang w:val="en-AU" w:eastAsia="zh-CN"/>
        </w:rPr>
        <w:t>tumours with</w:t>
      </w:r>
      <w:r w:rsidR="0086459E" w:rsidRPr="00E80984">
        <w:rPr>
          <w:lang w:val="en-AU" w:eastAsia="zh-CN"/>
        </w:rPr>
        <w:t xml:space="preserve"> </w:t>
      </w:r>
      <w:r w:rsidR="0086459E" w:rsidRPr="00E80984">
        <w:rPr>
          <w:i/>
          <w:lang w:val="en-AU" w:eastAsia="zh-CN"/>
        </w:rPr>
        <w:t>BRCA1</w:t>
      </w:r>
      <w:r w:rsidR="0086459E" w:rsidRPr="00E80984">
        <w:rPr>
          <w:lang w:val="en-AU" w:eastAsia="zh-CN"/>
        </w:rPr>
        <w:t xml:space="preserve"> </w:t>
      </w:r>
      <w:r w:rsidR="00E67820">
        <w:rPr>
          <w:lang w:val="en-AU" w:eastAsia="zh-CN"/>
        </w:rPr>
        <w:t>mutation</w:t>
      </w:r>
      <w:r w:rsidR="0086459E" w:rsidRPr="00E80984">
        <w:rPr>
          <w:lang w:val="en-AU" w:eastAsia="zh-CN"/>
        </w:rPr>
        <w:t xml:space="preserve"> </w:t>
      </w:r>
      <w:r w:rsidR="00E67820">
        <w:rPr>
          <w:lang w:val="en-AU" w:eastAsia="zh-CN"/>
        </w:rPr>
        <w:t>belong to TNBC</w:t>
      </w:r>
      <w:r w:rsidR="00593AD5" w:rsidRPr="00E80984">
        <w:rPr>
          <w:lang w:val="en-AU" w:eastAsia="zh-CN"/>
        </w:rPr>
        <w:t xml:space="preserve"> </w:t>
      </w:r>
      <w:r w:rsidR="009A7B48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13CE7C09-00F9-4067-B20B-DE6598CF7A10&lt;/uuid&gt;&lt;priority&gt;16&lt;/priority&gt;&lt;publications&gt;&lt;publication&gt;&lt;uuid&gt;37ED1158-6A14-4659-AFB7-52E53F8E3517&lt;/uuid&gt;&lt;volume&gt;23&lt;/volume&gt;&lt;doi&gt;10.1093/annonc/mds067&lt;/doi&gt;&lt;startpage&gt;2223&lt;/startpage&gt;&lt;publication_date&gt;99201209001200000000220000&lt;/publication_date&gt;&lt;url&gt;http://eutils.ncbi.nlm.nih.gov/entrez/eutils/elink.fcgi?dbfrom=pubmed&amp;amp;id=22517820&amp;amp;retmode=ref&amp;amp;cmd=prlinks&lt;/url&gt;&lt;type&gt;400&lt;/type&gt;&lt;title&gt;Targeting triple-negative breast cancer: optimising therapeutic outcomes.&lt;/title&gt;&lt;institution&gt;Department of Medicine, University of British Columbia, Vancouver, Canada. kgelmon@bccancer.bc.ca&lt;/institution&gt;&lt;number&gt;9&lt;/number&gt;&lt;subtype&gt;400&lt;/subtype&gt;&lt;endpage&gt;2234&lt;/endpage&gt;&lt;bundle&gt;&lt;publication&gt;&lt;title&gt;Annals of Oncology&lt;/title&gt;&lt;type&gt;-100&lt;/type&gt;&lt;subtype&gt;-100&lt;/subtype&gt;&lt;uuid&gt;BD82ABB1-3CDB-438E-9618-0AE9222F63F8&lt;/uuid&gt;&lt;/publication&gt;&lt;/bundle&gt;&lt;authors&gt;&lt;author&gt;&lt;firstName&gt;K&lt;/firstName&gt;&lt;lastName&gt;Gelmon&lt;/lastName&gt;&lt;/author&gt;&lt;author&gt;&lt;firstName&gt;R&lt;/firstName&gt;&lt;lastName&gt;Dent&lt;/lastName&gt;&lt;/author&gt;&lt;author&gt;&lt;firstName&gt;J&lt;/firstName&gt;&lt;middleNames&gt;R&lt;/middleNames&gt;&lt;lastName&gt;Mackey&lt;/lastName&gt;&lt;/author&gt;&lt;author&gt;&lt;firstName&gt;K&lt;/firstName&gt;&lt;lastName&gt;Laing&lt;/lastName&gt;&lt;/author&gt;&lt;author&gt;&lt;firstName&gt;D&lt;/firstName&gt;&lt;lastName&gt;McLeod&lt;/lastName&gt;&lt;/author&gt;&lt;author&gt;&lt;firstName&gt;S&lt;/firstName&gt;&lt;lastName&gt;Verma&lt;/lastName&gt;&lt;/author&gt;&lt;/authors&gt;&lt;/publication&gt;&lt;/publications&gt;&lt;cites&gt;&lt;/cites&gt;&lt;/citation&gt;</w:instrText>
      </w:r>
      <w:r w:rsidR="009A7B48" w:rsidRPr="00E80984">
        <w:rPr>
          <w:lang w:val="en-AU" w:eastAsia="zh-CN"/>
        </w:rPr>
        <w:fldChar w:fldCharType="separate"/>
      </w:r>
      <w:r w:rsidR="006764A3" w:rsidRPr="00E80984">
        <w:rPr>
          <w:lang w:val="en-AU" w:eastAsia="zh-TW"/>
        </w:rPr>
        <w:t>(14)</w:t>
      </w:r>
      <w:r w:rsidR="009A7B48" w:rsidRPr="00E80984">
        <w:rPr>
          <w:lang w:val="en-AU" w:eastAsia="zh-CN"/>
        </w:rPr>
        <w:fldChar w:fldCharType="end"/>
      </w:r>
      <w:r w:rsidRPr="00E80984">
        <w:rPr>
          <w:lang w:val="en-AU" w:eastAsia="zh-CN"/>
        </w:rPr>
        <w:t xml:space="preserve">. </w:t>
      </w:r>
      <w:r w:rsidR="000C647B" w:rsidRPr="00E80984">
        <w:rPr>
          <w:lang w:val="en-AU" w:eastAsia="zh-CN"/>
        </w:rPr>
        <w:t xml:space="preserve">Recently, the development of novel target therapies based on the concept of </w:t>
      </w:r>
      <w:r w:rsidR="00EF1322" w:rsidRPr="00E80984">
        <w:rPr>
          <w:i/>
          <w:lang w:val="en-AU" w:eastAsia="zh-CN"/>
        </w:rPr>
        <w:t>Synthetic L</w:t>
      </w:r>
      <w:r w:rsidR="000C647B" w:rsidRPr="00E80984">
        <w:rPr>
          <w:i/>
          <w:lang w:val="en-AU" w:eastAsia="zh-CN"/>
        </w:rPr>
        <w:t>ethality</w:t>
      </w:r>
      <w:r w:rsidR="000C647B" w:rsidRPr="00E80984">
        <w:rPr>
          <w:lang w:val="en-AU" w:eastAsia="zh-CN"/>
        </w:rPr>
        <w:t xml:space="preserve"> </w:t>
      </w:r>
      <w:r w:rsidR="00EF1322" w:rsidRPr="00E80984">
        <w:rPr>
          <w:lang w:val="en-AU" w:eastAsia="zh-CN"/>
        </w:rPr>
        <w:t xml:space="preserve">(SL) </w:t>
      </w:r>
      <w:r w:rsidR="00B809C7" w:rsidRPr="00E80984">
        <w:rPr>
          <w:lang w:val="en-AU" w:eastAsia="zh-CN"/>
        </w:rPr>
        <w:t xml:space="preserve">has brought hope for </w:t>
      </w:r>
      <w:r w:rsidR="00FE3B63" w:rsidRPr="00E80984">
        <w:rPr>
          <w:lang w:val="en-AU" w:eastAsia="zh-CN"/>
        </w:rPr>
        <w:t>better</w:t>
      </w:r>
      <w:r w:rsidR="00B809C7" w:rsidRPr="00E80984">
        <w:rPr>
          <w:lang w:val="en-AU" w:eastAsia="zh-CN"/>
        </w:rPr>
        <w:t xml:space="preserve"> treatment </w:t>
      </w:r>
      <w:r w:rsidR="00EF1322" w:rsidRPr="00E80984">
        <w:rPr>
          <w:lang w:val="en-AU" w:eastAsia="zh-CN"/>
        </w:rPr>
        <w:t xml:space="preserve">in this subtype. More detail about SL-based therapies </w:t>
      </w:r>
      <w:r w:rsidR="00FE3B63" w:rsidRPr="00E80984">
        <w:rPr>
          <w:lang w:val="en-AU" w:eastAsia="zh-CN"/>
        </w:rPr>
        <w:t>is</w:t>
      </w:r>
      <w:r w:rsidR="00EF1322" w:rsidRPr="00E80984">
        <w:rPr>
          <w:lang w:val="en-AU" w:eastAsia="zh-CN"/>
        </w:rPr>
        <w:t xml:space="preserve"> given below in Section 1.3.2.2</w:t>
      </w:r>
      <w:r w:rsidR="00B34B2D" w:rsidRPr="00E80984">
        <w:rPr>
          <w:lang w:val="en-AU" w:eastAsia="zh-CN"/>
        </w:rPr>
        <w:t xml:space="preserve"> of this Chapter and Chapter Two</w:t>
      </w:r>
      <w:r w:rsidR="00EF1322" w:rsidRPr="00E80984">
        <w:rPr>
          <w:lang w:val="en-AU" w:eastAsia="zh-CN"/>
        </w:rPr>
        <w:t>.</w:t>
      </w:r>
    </w:p>
    <w:p w14:paraId="2323A02F" w14:textId="77777777" w:rsidR="00D437A6" w:rsidRPr="00E80984" w:rsidRDefault="00D437A6" w:rsidP="00A87260">
      <w:pPr>
        <w:pStyle w:val="ManuscriptHeading3"/>
        <w:tabs>
          <w:tab w:val="left" w:pos="8100"/>
        </w:tabs>
        <w:rPr>
          <w:lang w:val="en-AU"/>
        </w:rPr>
      </w:pPr>
      <w:bookmarkStart w:id="3" w:name="_Toc233262405"/>
      <w:r w:rsidRPr="00E80984">
        <w:rPr>
          <w:lang w:val="en-AU"/>
        </w:rPr>
        <w:t>Gene expression profile-based</w:t>
      </w:r>
      <w:bookmarkEnd w:id="3"/>
    </w:p>
    <w:p w14:paraId="28C4F781" w14:textId="0B1C25EE" w:rsidR="00D437A6" w:rsidRPr="00E80984" w:rsidRDefault="0093591B" w:rsidP="00A87260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The </w:t>
      </w:r>
      <w:r w:rsidR="00D437A6" w:rsidRPr="00E80984">
        <w:rPr>
          <w:lang w:val="en-AU" w:eastAsia="zh-CN"/>
        </w:rPr>
        <w:t>development</w:t>
      </w:r>
      <w:r w:rsidRPr="00E80984">
        <w:rPr>
          <w:lang w:val="en-AU" w:eastAsia="zh-CN"/>
        </w:rPr>
        <w:t xml:space="preserve"> of high throughput technologies</w:t>
      </w:r>
      <w:r w:rsidR="00D437A6" w:rsidRPr="00E80984">
        <w:rPr>
          <w:lang w:val="en-AU" w:eastAsia="zh-CN"/>
        </w:rPr>
        <w:t xml:space="preserve">, in particular </w:t>
      </w:r>
      <w:r w:rsidRPr="00E80984">
        <w:rPr>
          <w:lang w:val="en-AU" w:eastAsia="zh-CN"/>
        </w:rPr>
        <w:t>microarray</w:t>
      </w:r>
      <w:r w:rsidR="00D437A6" w:rsidRPr="00E80984">
        <w:rPr>
          <w:lang w:val="en-AU" w:eastAsia="zh-CN"/>
        </w:rPr>
        <w:t>, has made it pos</w:t>
      </w:r>
      <w:r w:rsidR="00F67EF5" w:rsidRPr="00E80984">
        <w:rPr>
          <w:lang w:val="en-AU" w:eastAsia="zh-CN"/>
        </w:rPr>
        <w:t xml:space="preserve">sible to </w:t>
      </w:r>
      <w:r w:rsidR="008750EA" w:rsidRPr="00E80984">
        <w:rPr>
          <w:lang w:val="en-AU" w:eastAsia="zh-CN"/>
        </w:rPr>
        <w:t xml:space="preserve">refine breast cancer classification </w:t>
      </w:r>
      <w:r w:rsidR="00C81FBA" w:rsidRPr="00E80984">
        <w:rPr>
          <w:lang w:val="en-AU" w:eastAsia="zh-CN"/>
        </w:rPr>
        <w:t>based on</w:t>
      </w:r>
      <w:r w:rsidR="002B2912" w:rsidRPr="00E80984">
        <w:rPr>
          <w:lang w:val="en-AU" w:eastAsia="zh-CN"/>
        </w:rPr>
        <w:t xml:space="preserve"> </w:t>
      </w:r>
      <w:r w:rsidR="006C2A0A" w:rsidRPr="00E80984">
        <w:rPr>
          <w:lang w:val="en-AU" w:eastAsia="zh-CN"/>
        </w:rPr>
        <w:t xml:space="preserve">tumours’ </w:t>
      </w:r>
      <w:r w:rsidR="00BE3C9B" w:rsidRPr="00E80984">
        <w:rPr>
          <w:lang w:val="en-AU" w:eastAsia="zh-CN"/>
        </w:rPr>
        <w:t>whole genome</w:t>
      </w:r>
      <w:r w:rsidR="00D336FF" w:rsidRPr="00E80984">
        <w:rPr>
          <w:lang w:val="en-AU" w:eastAsia="zh-CN"/>
        </w:rPr>
        <w:t xml:space="preserve"> </w:t>
      </w:r>
      <w:r w:rsidR="008750EA" w:rsidRPr="00E80984">
        <w:rPr>
          <w:lang w:val="en-AU" w:eastAsia="zh-CN"/>
        </w:rPr>
        <w:t>molecular profiles</w:t>
      </w:r>
      <w:r w:rsidR="00E36D56" w:rsidRPr="00E80984">
        <w:rPr>
          <w:lang w:val="en-AU" w:eastAsia="zh-CN"/>
        </w:rPr>
        <w:t xml:space="preserve"> that </w:t>
      </w:r>
      <w:r w:rsidR="00CB5815" w:rsidRPr="00E80984">
        <w:rPr>
          <w:lang w:val="en-AU" w:eastAsia="zh-CN"/>
        </w:rPr>
        <w:t>better reflect the underlying biology of the tumours</w:t>
      </w:r>
      <w:r w:rsidR="00D437A6" w:rsidRPr="00E80984">
        <w:rPr>
          <w:lang w:val="en-AU" w:eastAsia="zh-CN"/>
        </w:rPr>
        <w:t xml:space="preserve">. </w:t>
      </w:r>
      <w:r w:rsidR="00FD43B1" w:rsidRPr="00E80984">
        <w:rPr>
          <w:lang w:val="en-AU" w:eastAsia="zh-CN"/>
        </w:rPr>
        <w:t xml:space="preserve">As </w:t>
      </w:r>
      <w:r w:rsidR="001A631C" w:rsidRPr="00E80984">
        <w:rPr>
          <w:lang w:val="en-AU" w:eastAsia="zh-CN"/>
        </w:rPr>
        <w:t>pioneers in this regard</w:t>
      </w:r>
      <w:r w:rsidR="00D437A6" w:rsidRPr="00E80984">
        <w:rPr>
          <w:lang w:val="en-AU" w:eastAsia="zh-CN"/>
        </w:rPr>
        <w:t xml:space="preserve">, </w:t>
      </w:r>
      <w:proofErr w:type="spellStart"/>
      <w:r w:rsidR="00D437A6" w:rsidRPr="00E80984">
        <w:rPr>
          <w:lang w:val="en-AU" w:eastAsia="zh-CN"/>
        </w:rPr>
        <w:t>Perou</w:t>
      </w:r>
      <w:proofErr w:type="spellEnd"/>
      <w:r w:rsidR="00D437A6" w:rsidRPr="00E80984">
        <w:rPr>
          <w:lang w:val="en-AU" w:eastAsia="zh-CN"/>
        </w:rPr>
        <w:t xml:space="preserve"> et al</w:t>
      </w:r>
      <w:r w:rsidR="00D437A6" w:rsidRPr="00E80984">
        <w:rPr>
          <w:i/>
          <w:lang w:val="en-AU" w:eastAsia="zh-CN"/>
        </w:rPr>
        <w:t>.</w:t>
      </w:r>
      <w:r w:rsidR="00D437A6" w:rsidRPr="00E80984">
        <w:rPr>
          <w:lang w:val="en-AU" w:eastAsia="zh-CN"/>
        </w:rPr>
        <w:t xml:space="preserve"> </w:t>
      </w:r>
      <w:r w:rsidR="00D437A6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936D2DF9-FAB5-44A4-8365-83F2070B26C6&lt;/uuid&gt;&lt;priority&gt;17&lt;/priority&gt;&lt;publications&gt;&lt;publication&gt;&lt;uuid&gt;9001ABD9-1196-4D19-898B-08C35CE35F64&lt;/uuid&gt;&lt;volume&gt;406&lt;/volume&gt;&lt;doi&gt;10.1038/35021093&lt;/doi&gt;&lt;startpage&gt;747&lt;/startpage&gt;&lt;publication_date&gt;99200008171200000000222000&lt;/publication_date&gt;&lt;url&gt;http://eutils.ncbi.nlm.nih.gov/entrez/eutils/elink.fcgi?dbfrom=pubmed&amp;amp;id=10963602&amp;amp;retmode=ref&amp;amp;cmd=prlinks&lt;/url&gt;&lt;citekey&gt;Perou:2000if&lt;/citekey&gt;&lt;type&gt;400&lt;/type&gt;&lt;title&gt;Molecular portraits of human breast tumours.&lt;/title&gt;&lt;location&gt;200,9,37.4329844,-122.1750834&lt;/location&gt;&lt;institution&gt;Department of Genetics, Stanford University School of Medicine, California 94305, USA.&lt;/institution&gt;&lt;number&gt;6797&lt;/number&gt;&lt;subtype&gt;400&lt;/subtype&gt;&lt;endpage&gt;752&lt;/endpage&gt;&lt;bundle&gt;&lt;publication&gt;&lt;publisher&gt;Nature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C&lt;/firstName&gt;&lt;middleNames&gt;M&lt;/middleNames&gt;&lt;lastName&gt;Perou&lt;/lastName&gt;&lt;/author&gt;&lt;author&gt;&lt;firstName&gt;T&lt;/firstName&gt;&lt;lastName&gt;Sørlie&lt;/lastName&gt;&lt;/author&gt;&lt;author&gt;&lt;firstName&gt;M&lt;/firstName&gt;&lt;middleNames&gt;B&lt;/middleNames&gt;&lt;lastName&gt;Eisen&lt;/lastName&gt;&lt;/author&gt;&lt;author&gt;&lt;nonDroppingParticle&gt;van de&lt;/nonDroppingParticle&gt;&lt;firstName&gt;M&lt;/firstName&gt;&lt;lastName&gt;Rijn&lt;/lastName&gt;&lt;/author&gt;&lt;author&gt;&lt;firstName&gt;S&lt;/firstName&gt;&lt;middleNames&gt;S&lt;/middleNames&gt;&lt;lastName&gt;Jeffrey&lt;/lastName&gt;&lt;/author&gt;&lt;author&gt;&lt;firstName&gt;C&lt;/firstName&gt;&lt;middleNames&gt;A&lt;/middleNames&gt;&lt;lastName&gt;Rees&lt;/lastName&gt;&lt;/author&gt;&lt;author&gt;&lt;firstName&gt;J&lt;/firstName&gt;&lt;middleNames&gt;R&lt;/middleNames&gt;&lt;lastName&gt;Pollack&lt;/lastName&gt;&lt;/author&gt;&lt;author&gt;&lt;firstName&gt;D&lt;/firstName&gt;&lt;middleNames&gt;T&lt;/middleNames&gt;&lt;lastName&gt;Ross&lt;/lastName&gt;&lt;/author&gt;&lt;author&gt;&lt;firstName&gt;H&lt;/firstName&gt;&lt;lastName&gt;Johnsen&lt;/lastName&gt;&lt;/author&gt;&lt;author&gt;&lt;firstName&gt;L&lt;/firstName&gt;&lt;middleNames&gt;A&lt;/middleNames&gt;&lt;lastName&gt;Akslen&lt;/lastName&gt;&lt;/author&gt;&lt;author&gt;&lt;firstName&gt;O&lt;/firstName&gt;&lt;lastName&gt;Fluge&lt;/lastName&gt;&lt;/author&gt;&lt;author&gt;&lt;firstName&gt;A&lt;/firstName&gt;&lt;lastName&gt;Pergamenschikov&lt;/lastName&gt;&lt;/author&gt;&lt;author&gt;&lt;firstName&gt;C&lt;/firstName&gt;&lt;lastName&gt;Williams&lt;/lastName&gt;&lt;/author&gt;&lt;author&gt;&lt;firstName&gt;S&lt;/firstName&gt;&lt;middleNames&gt;X&lt;/middleNames&gt;&lt;lastName&gt;Zhu&lt;/lastName&gt;&lt;/author&gt;&lt;author&gt;&lt;firstName&gt;P&lt;/firstName&gt;&lt;middleNames&gt;E&lt;/middleNames&gt;&lt;lastName&gt;Lønning&lt;/lastName&gt;&lt;/author&gt;&lt;author&gt;&lt;firstName&gt;A&lt;/firstName&gt;&lt;middleNames&gt;L&lt;/middleNames&gt;&lt;lastName&gt;Borresen-Dale&lt;/lastName&gt;&lt;/author&gt;&lt;author&gt;&lt;firstName&gt;P&lt;/firstName&gt;&lt;middleNames&gt;O&lt;/middleNames&gt;&lt;lastName&gt;Brown&lt;/lastName&gt;&lt;/author&gt;&lt;author&gt;&lt;firstName&gt;D&lt;/firstName&gt;&lt;lastName&gt;Botstein&lt;/lastName&gt;&lt;/author&gt;&lt;/authors&gt;&lt;/publication&gt;&lt;/publications&gt;&lt;cites&gt;&lt;/cites&gt;&lt;/citation&gt;</w:instrText>
      </w:r>
      <w:r w:rsidR="00D437A6" w:rsidRPr="00E80984">
        <w:rPr>
          <w:lang w:val="en-AU" w:eastAsia="zh-CN"/>
        </w:rPr>
        <w:fldChar w:fldCharType="separate"/>
      </w:r>
      <w:r w:rsidR="006764A3" w:rsidRPr="00E80984">
        <w:rPr>
          <w:lang w:val="en-AU" w:eastAsia="zh-TW"/>
        </w:rPr>
        <w:t>(17)</w:t>
      </w:r>
      <w:r w:rsidR="00D437A6" w:rsidRPr="00E80984">
        <w:rPr>
          <w:lang w:val="en-AU" w:eastAsia="zh-CN"/>
        </w:rPr>
        <w:fldChar w:fldCharType="end"/>
      </w:r>
      <w:r w:rsidR="00D437A6" w:rsidRPr="00E80984">
        <w:rPr>
          <w:lang w:val="en-AU" w:eastAsia="zh-CN"/>
        </w:rPr>
        <w:t xml:space="preserve"> first </w:t>
      </w:r>
      <w:r w:rsidR="001D199A" w:rsidRPr="00E80984">
        <w:rPr>
          <w:lang w:val="en-AU" w:eastAsia="zh-CN"/>
        </w:rPr>
        <w:t xml:space="preserve">classified </w:t>
      </w:r>
      <w:r w:rsidR="00D437A6" w:rsidRPr="00E80984">
        <w:rPr>
          <w:lang w:val="en-AU" w:eastAsia="zh-CN"/>
        </w:rPr>
        <w:t xml:space="preserve">breast </w:t>
      </w:r>
      <w:r w:rsidR="00396715" w:rsidRPr="00E80984">
        <w:rPr>
          <w:lang w:val="en-AU" w:eastAsia="zh-CN"/>
        </w:rPr>
        <w:t>tumours</w:t>
      </w:r>
      <w:r w:rsidR="00D437A6" w:rsidRPr="00E80984">
        <w:rPr>
          <w:lang w:val="en-AU" w:eastAsia="zh-CN"/>
        </w:rPr>
        <w:t xml:space="preserve"> </w:t>
      </w:r>
      <w:r w:rsidR="001D199A" w:rsidRPr="00E80984">
        <w:rPr>
          <w:lang w:val="en-AU" w:eastAsia="zh-CN"/>
        </w:rPr>
        <w:t xml:space="preserve">into </w:t>
      </w:r>
      <w:r w:rsidR="009C728E" w:rsidRPr="00E80984">
        <w:rPr>
          <w:lang w:val="en-AU" w:eastAsia="zh-CN"/>
        </w:rPr>
        <w:t xml:space="preserve">four </w:t>
      </w:r>
      <w:r w:rsidR="001D199A" w:rsidRPr="00E80984">
        <w:rPr>
          <w:lang w:val="en-AU" w:eastAsia="zh-CN"/>
        </w:rPr>
        <w:t xml:space="preserve">intrinsic subtypes </w:t>
      </w:r>
      <w:r w:rsidR="00CB111E" w:rsidRPr="00E80984">
        <w:rPr>
          <w:lang w:val="en-AU" w:eastAsia="zh-CN"/>
        </w:rPr>
        <w:t>(l</w:t>
      </w:r>
      <w:r w:rsidR="009C728E" w:rsidRPr="00E80984">
        <w:rPr>
          <w:lang w:val="en-AU" w:eastAsia="zh-CN"/>
        </w:rPr>
        <w:t>uminal, HER2-enriched, basal-like and normal-like</w:t>
      </w:r>
      <w:r w:rsidR="003F2304" w:rsidRPr="00E80984">
        <w:rPr>
          <w:lang w:val="en-AU" w:eastAsia="zh-CN"/>
        </w:rPr>
        <w:t xml:space="preserve">) </w:t>
      </w:r>
      <w:r w:rsidR="0029593D" w:rsidRPr="00E80984">
        <w:rPr>
          <w:lang w:val="en-AU" w:eastAsia="zh-CN"/>
        </w:rPr>
        <w:t xml:space="preserve">by using </w:t>
      </w:r>
      <w:r w:rsidR="00D437A6" w:rsidRPr="00E80984">
        <w:rPr>
          <w:lang w:val="en-AU" w:eastAsia="zh-CN"/>
        </w:rPr>
        <w:t xml:space="preserve">hierarchical clustering analysis of </w:t>
      </w:r>
      <w:r w:rsidR="000C56C8">
        <w:rPr>
          <w:lang w:val="en-AU" w:eastAsia="zh-CN"/>
        </w:rPr>
        <w:t>microarray</w:t>
      </w:r>
      <w:r w:rsidR="00330BD4" w:rsidRPr="00E80984">
        <w:rPr>
          <w:lang w:val="en-AU" w:eastAsia="zh-CN"/>
        </w:rPr>
        <w:t xml:space="preserve"> data</w:t>
      </w:r>
      <w:r w:rsidR="009C728E" w:rsidRPr="00E80984">
        <w:rPr>
          <w:lang w:val="en-AU" w:eastAsia="zh-CN"/>
        </w:rPr>
        <w:t xml:space="preserve">. </w:t>
      </w:r>
      <w:r w:rsidR="00134CEF">
        <w:rPr>
          <w:lang w:val="en-AU" w:eastAsia="zh-CN"/>
        </w:rPr>
        <w:t>These four intrinsic subtypes are</w:t>
      </w:r>
      <w:r w:rsidR="00E14A63" w:rsidRPr="00E80984">
        <w:rPr>
          <w:lang w:val="en-AU" w:eastAsia="zh-CN"/>
        </w:rPr>
        <w:t xml:space="preserve"> </w:t>
      </w:r>
      <w:r w:rsidR="00E14A63" w:rsidRPr="00E80984">
        <w:rPr>
          <w:lang w:val="en-AU" w:eastAsia="zh-CN"/>
        </w:rPr>
        <w:lastRenderedPageBreak/>
        <w:t>of clinical relevance and</w:t>
      </w:r>
      <w:r w:rsidR="003C4E21">
        <w:rPr>
          <w:lang w:val="en-AU" w:eastAsia="zh-CN"/>
        </w:rPr>
        <w:t xml:space="preserve"> have</w:t>
      </w:r>
      <w:r w:rsidR="00EA3952" w:rsidRPr="00E80984">
        <w:rPr>
          <w:lang w:val="en-AU" w:eastAsia="zh-CN"/>
        </w:rPr>
        <w:t xml:space="preserve"> been confirmed by a </w:t>
      </w:r>
      <w:r w:rsidR="00D437A6" w:rsidRPr="00E80984">
        <w:rPr>
          <w:lang w:val="en-AU" w:eastAsia="zh-CN"/>
        </w:rPr>
        <w:t xml:space="preserve">number of </w:t>
      </w:r>
      <w:r w:rsidR="00EA3952" w:rsidRPr="00E80984">
        <w:rPr>
          <w:lang w:val="en-AU" w:eastAsia="zh-CN"/>
        </w:rPr>
        <w:t>subsequent</w:t>
      </w:r>
      <w:r w:rsidR="00D437A6" w:rsidRPr="00E80984">
        <w:rPr>
          <w:lang w:val="en-AU" w:eastAsia="zh-CN"/>
        </w:rPr>
        <w:t xml:space="preserve"> studies</w:t>
      </w:r>
      <w:r w:rsidR="009C728E" w:rsidRPr="00E80984">
        <w:rPr>
          <w:lang w:val="en-AU" w:eastAsia="zh-CN"/>
        </w:rPr>
        <w:t xml:space="preserve"> </w:t>
      </w:r>
      <w:r w:rsidR="00CF3071" w:rsidRPr="00E80984">
        <w:rPr>
          <w:lang w:val="en-AU" w:eastAsia="zh-CN"/>
        </w:rPr>
        <w:t>[</w:t>
      </w:r>
      <w:r w:rsidR="009C728E" w:rsidRPr="00E80984">
        <w:rPr>
          <w:lang w:val="en-AU" w:eastAsia="zh-CN"/>
        </w:rPr>
        <w:t xml:space="preserve">for example, see </w:t>
      </w:r>
      <w:r w:rsidR="00D437A6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ED3B8CF8-176F-4AB8-B98D-9E49B1BBD7A3&lt;/uuid&gt;&lt;priority&gt;18&lt;/priority&gt;&lt;publications&gt;&lt;publication&gt;&lt;uuid&gt;18AAF38A-D4F5-4C15-8E4E-397A13B89143&lt;/uuid&gt;&lt;volume&gt;61&lt;/volume&gt;&lt;startpage&gt;5979&lt;/startpage&gt;&lt;publication_date&gt;99200108151200000000222000&lt;/publication_date&gt;&lt;url&gt;http://eutils.ncbi.nlm.nih.gov/entrez/eutils/elink.fcgi?dbfrom=pubmed&amp;amp;id=11507038&amp;amp;retmode=ref&amp;amp;cmd=prlinks&lt;/url&gt;&lt;citekey&gt;Gruvberger:2001tg&lt;/citekey&gt;&lt;type&gt;400&lt;/type&gt;&lt;title&gt;Estrogen receptor status in breast cancer is associated with remarkably distinct gene expression patterns.&lt;/title&gt;&lt;location&gt;200,4,55.7046601,13.1910073&lt;/location&gt;&lt;institution&gt;Department of Oncology, Lund University, SE-221 00 Lund, Sweden.&lt;/institution&gt;&lt;number&gt;16&lt;/number&gt;&lt;subtype&gt;400&lt;/subtype&gt;&lt;endpage&gt;5984&lt;/endpage&gt;&lt;bundle&gt;&lt;publication&gt;&lt;title&gt;Cancer Research&lt;/title&gt;&lt;type&gt;-100&lt;/type&gt;&lt;subtype&gt;-100&lt;/subtype&gt;&lt;uuid&gt;037DB936-76B3-4EEB-A4D9-371141C5623B&lt;/uuid&gt;&lt;/publication&gt;&lt;/bundle&gt;&lt;authors&gt;&lt;author&gt;&lt;firstName&gt;S&lt;/firstName&gt;&lt;lastName&gt;Gruvberger&lt;/lastName&gt;&lt;/author&gt;&lt;author&gt;&lt;firstName&gt;M&lt;/firstName&gt;&lt;lastName&gt;Ringnér&lt;/lastName&gt;&lt;/author&gt;&lt;author&gt;&lt;firstName&gt;Y&lt;/firstName&gt;&lt;lastName&gt;Chen&lt;/lastName&gt;&lt;/author&gt;&lt;author&gt;&lt;firstName&gt;S&lt;/firstName&gt;&lt;lastName&gt;Panavally&lt;/lastName&gt;&lt;/author&gt;&lt;author&gt;&lt;firstName&gt;L&lt;/firstName&gt;&lt;middleNames&gt;H&lt;/middleNames&gt;&lt;lastName&gt;Saal&lt;/lastName&gt;&lt;/author&gt;&lt;author&gt;&lt;lastName&gt;Borg A&lt;/lastName&gt;&lt;/author&gt;&lt;author&gt;&lt;firstName&gt;M&lt;/firstName&gt;&lt;lastName&gt;Fernö&lt;/lastName&gt;&lt;/author&gt;&lt;author&gt;&lt;firstName&gt;C&lt;/firstName&gt;&lt;lastName&gt;Peterson&lt;/lastName&gt;&lt;/author&gt;&lt;author&gt;&lt;firstName&gt;P&lt;/firstName&gt;&lt;middleNames&gt;S&lt;/middleNames&gt;&lt;lastName&gt;Meltzer&lt;/lastName&gt;&lt;/author&gt;&lt;/authors&gt;&lt;/publication&gt;&lt;publication&gt;&lt;uuid&gt;F102AE1F-B2F3-4766-BFC3-4DFB302FAE95&lt;/uuid&gt;&lt;volume&gt;98&lt;/volume&gt;&lt;doi&gt;10.1073/pnas.201162998&lt;/doi&gt;&lt;startpage&gt;11462&lt;/startpage&gt;&lt;publication_date&gt;99200109251200000000222000&lt;/publication_date&gt;&lt;url&gt;http://eutils.ncbi.nlm.nih.gov/entrez/eutils/elink.fcgi?dbfrom=pubmed&amp;amp;id=11562467&amp;amp;retmode=ref&amp;amp;cmd=prlinks&lt;/url&gt;&lt;citekey&gt;West:2001ft&lt;/citekey&gt;&lt;type&gt;400&lt;/type&gt;&lt;title&gt;Predicting the clinical status of human breast cancer by using gene expression profiles.&lt;/title&gt;&lt;location&gt;200,9,35.9997248,-78.9333596&lt;/location&gt;&lt;institution&gt;Institute of Statistics and Decision Sciences, Duke University, Durham, NC 27708, USA.&lt;/institution&gt;&lt;number&gt;20&lt;/number&gt;&lt;subtype&gt;400&lt;/subtype&gt;&lt;endpage&gt;11467&lt;/endpage&gt;&lt;bundle&gt;&lt;publication&gt;&lt;url&gt;http://www.pnas.org/&lt;/url&gt;&lt;title&gt;Proceedings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M&lt;/firstName&gt;&lt;lastName&gt;West&lt;/lastName&gt;&lt;/author&gt;&lt;author&gt;&lt;firstName&gt;C&lt;/firstName&gt;&lt;lastName&gt;Blanchette&lt;/lastName&gt;&lt;/author&gt;&lt;author&gt;&lt;firstName&gt;H&lt;/firstName&gt;&lt;lastName&gt;Dressman&lt;/lastName&gt;&lt;/author&gt;&lt;author&gt;&lt;firstName&gt;E&lt;/firstName&gt;&lt;lastName&gt;Huang&lt;/lastName&gt;&lt;/author&gt;&lt;author&gt;&lt;firstName&gt;S&lt;/firstName&gt;&lt;lastName&gt;Ishida&lt;/lastName&gt;&lt;/author&gt;&lt;author&gt;&lt;firstName&gt;R&lt;/firstName&gt;&lt;lastName&gt;Spang&lt;/lastName&gt;&lt;/author&gt;&lt;author&gt;&lt;firstName&gt;H&lt;/firstName&gt;&lt;lastName&gt;Zuzan&lt;/lastName&gt;&lt;/author&gt;&lt;author&gt;&lt;firstName&gt;J&lt;/firstName&gt;&lt;middleNames&gt;A&lt;/middleNames&gt;&lt;lastName&gt;Olson&lt;/lastName&gt;&lt;/author&gt;&lt;author&gt;&lt;firstName&gt;J&lt;/firstName&gt;&lt;middleNames&gt;R&lt;/middleNames&gt;&lt;lastName&gt;Marks&lt;/lastName&gt;&lt;/author&gt;&lt;author&gt;&lt;firstName&gt;J&lt;/firstName&gt;&lt;middleNames&gt;R&lt;/middleNames&gt;&lt;lastName&gt;Nevins&lt;/lastName&gt;&lt;/author&gt;&lt;/authors&gt;&lt;/publication&gt;&lt;publication&gt;&lt;uuid&gt;D294AF6A-C6A4-4356-BE8F-83B82AF654C9&lt;/uuid&gt;&lt;volume&gt;98&lt;/volume&gt;&lt;doi&gt;10.1073/pnas.191367098&lt;/doi&gt;&lt;startpage&gt;10869&lt;/startpage&gt;&lt;publication_date&gt;99200109111200000000222000&lt;/publication_date&gt;&lt;url&gt;http://eutils.ncbi.nlm.nih.gov/entrez/eutils/elink.fcgi?dbfrom=pubmed&amp;amp;id=11553815&amp;amp;retmode=ref&amp;amp;cmd=prlinks&lt;/url&gt;&lt;citekey&gt;Sorlie:2001kr&lt;/citekey&gt;&lt;type&gt;400&lt;/type&gt;&lt;title&gt;Gene expression patterns of breast carcinomas distinguish tumor subclasses with clinical implications.&lt;/title&gt;&lt;location&gt;200,5,59.9306437,10.6606204&lt;/location&gt;&lt;institution&gt;Department of Genetics, The Norwegian Radium Hospital, Montebello, N-0310 Oslo, Norway.&lt;/institution&gt;&lt;number&gt;19&lt;/number&gt;&lt;subtype&gt;400&lt;/subtype&gt;&lt;endpage&gt;10874&lt;/endpage&gt;&lt;bundle&gt;&lt;publication&gt;&lt;url&gt;http://www.pnas.org/&lt;/url&gt;&lt;title&gt;Proceedings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T&lt;/firstName&gt;&lt;lastName&gt;Sørlie&lt;/lastName&gt;&lt;/author&gt;&lt;author&gt;&lt;firstName&gt;C&lt;/firstName&gt;&lt;middleNames&gt;M&lt;/middleNames&gt;&lt;lastName&gt;Perou&lt;/lastName&gt;&lt;/author&gt;&lt;author&gt;&lt;firstName&gt;R&lt;/firstName&gt;&lt;lastName&gt;Tibshirani&lt;/lastName&gt;&lt;/author&gt;&lt;author&gt;&lt;firstName&gt;T&lt;/firstName&gt;&lt;lastName&gt;Aas&lt;/lastName&gt;&lt;/author&gt;&lt;author&gt;&lt;firstName&gt;S&lt;/firstName&gt;&lt;lastName&gt;Geisler&lt;/lastName&gt;&lt;/author&gt;&lt;author&gt;&lt;firstName&gt;H&lt;/firstName&gt;&lt;lastName&gt;Johnsen&lt;/lastName&gt;&lt;/author&gt;&lt;author&gt;&lt;firstName&gt;T&lt;/firstName&gt;&lt;lastName&gt;Hastie&lt;/lastName&gt;&lt;/author&gt;&lt;author&gt;&lt;firstName&gt;M&lt;/firstName&gt;&lt;middleNames&gt;B&lt;/middleNames&gt;&lt;lastName&gt;Eisen&lt;/lastName&gt;&lt;/author&gt;&lt;author&gt;&lt;nonDroppingParticle&gt;van de&lt;/nonDroppingParticle&gt;&lt;firstName&gt;M&lt;/firstName&gt;&lt;lastName&gt;Rijn&lt;/lastName&gt;&lt;/author&gt;&lt;author&gt;&lt;firstName&gt;S&lt;/firstName&gt;&lt;middleNames&gt;S&lt;/middleNames&gt;&lt;lastName&gt;Jeffrey&lt;/lastName&gt;&lt;/author&gt;&lt;author&gt;&lt;firstName&gt;T&lt;/firstName&gt;&lt;lastName&gt;Thorsen&lt;/lastName&gt;&lt;/author&gt;&lt;author&gt;&lt;firstName&gt;H&lt;/firstName&gt;&lt;lastName&gt;Quist&lt;/lastName&gt;&lt;/author&gt;&lt;author&gt;&lt;firstName&gt;J&lt;/firstName&gt;&lt;middleNames&gt;C&lt;/middleNames&gt;&lt;lastName&gt;Matese&lt;/lastName&gt;&lt;/author&gt;&lt;author&gt;&lt;firstName&gt;P&lt;/firstName&gt;&lt;middleNames&gt;O&lt;/middleNames&gt;&lt;lastName&gt;Brown&lt;/lastName&gt;&lt;/author&gt;&lt;author&gt;&lt;firstName&gt;D&lt;/firstName&gt;&lt;lastName&gt;Botstein&lt;/lastName&gt;&lt;/author&gt;&lt;author&gt;&lt;firstName&gt;P&lt;/firstName&gt;&lt;middleNames&gt;E&lt;/middleNames&gt;&lt;lastName&gt;Lønning&lt;/lastName&gt;&lt;/author&gt;&lt;author&gt;&lt;firstName&gt;A&lt;/firstName&gt;&lt;middleNames&gt;L&lt;/middleNames&gt;&lt;lastName&gt;Borresen-Dale&lt;/lastName&gt;&lt;/author&gt;&lt;/authors&gt;&lt;/publication&gt;&lt;publication&gt;&lt;uuid&gt;9CE92384-A422-49E9-B747-F01187EFBF48&lt;/uuid&gt;&lt;volume&gt;415&lt;/volume&gt;&lt;doi&gt;10.1038/415530a&lt;/doi&gt;&lt;startpage&gt;530&lt;/startpage&gt;&lt;publication_date&gt;99200201311200000000222000&lt;/publication_date&gt;&lt;url&gt;http://eutils.ncbi.nlm.nih.gov/entrez/eutils/elink.fcgi?dbfrom=pubmed&amp;amp;id=11823860&amp;amp;retmode=ref&amp;amp;cmd=prlinks&lt;/url&gt;&lt;citekey&gt;vantVeer:2002ib&lt;/citekey&gt;&lt;type&gt;400&lt;/type&gt;&lt;title&gt;Gene expression profiling predicts clinical outcome of breast cancer.&lt;/title&gt;&lt;location&gt;200,8,52.3508651,4.8264222&lt;/location&gt;&lt;institution&gt;Division of Diagnostic Oncology, The Netherlands Cancer Institute, 121 Plesmanlaan, 1066 CX Amsterdam, The Netherlands.&lt;/institution&gt;&lt;number&gt;6871&lt;/number&gt;&lt;subtype&gt;400&lt;/subtype&gt;&lt;endpage&gt;536&lt;/endpage&gt;&lt;bundle&gt;&lt;publication&gt;&lt;publisher&gt;Nature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Group&lt;/publisher&gt;&lt;title&gt;Nature&lt;/title&gt;&lt;type&gt;-100&lt;/type&gt;&lt;subtype&gt;-100&lt;/subtype&gt;&lt;uuid&gt;23DA7D8B-FDA6-428A-83E0-2A3AC9393B7E&lt;/uuid&gt;&lt;/publication&gt;&lt;/bundle&gt;&lt;authors&gt;&lt;author&gt;&lt;lastName&gt;'t Veer&lt;/lastName&gt;&lt;nonDroppingParticle&gt;van&lt;/nonDroppingParticle&gt;&lt;firstName&gt;Laura&lt;/firstName&gt;&lt;middleNames&gt;J&lt;/middleNames&gt;&lt;/author&gt;&lt;author&gt;&lt;firstName&gt;Hongyue&lt;/firstName&gt;&lt;lastName&gt;Dai&lt;/lastName&gt;&lt;/author&gt;&lt;author&gt;&lt;lastName&gt;Vijver&lt;/lastName&gt;&lt;nonDroppingParticle&gt;van de&lt;/nonDroppingParticle&gt;&lt;firstName&gt;Marc&lt;/firstName&gt;&lt;middleNames&gt;J&lt;/middleNames&gt;&lt;/author&gt;&lt;author&gt;&lt;firstName&gt;Yudong&lt;/firstName&gt;&lt;middleNames&gt;D&lt;/middleNames&gt;&lt;lastName&gt;He&lt;/lastName&gt;&lt;/author&gt;&lt;author&gt;&lt;firstName&gt;Augustinus&lt;/firstName&gt;&lt;middleNames&gt;A M&lt;/middleNames&gt;&lt;lastName&gt;Hart&lt;/lastName&gt;&lt;/author&gt;&lt;author&gt;&lt;firstName&gt;Mao&lt;/firstName&gt;&lt;lastName&gt;Mao&lt;/lastName&gt;&lt;/author&gt;&lt;author&gt;&lt;firstName&gt;Hans&lt;/firstName&gt;&lt;middleNames&gt;L&lt;/middleNames&gt;&lt;lastName&gt;Peterse&lt;/lastName&gt;&lt;/author&gt;&lt;author&gt;&lt;nonDroppingParticle&gt;van der&lt;/nonDroppingParticle&gt;&lt;firstName&gt;Karin&lt;/firstName&gt;&lt;lastName&gt;Kooy&lt;/lastName&gt;&lt;/author&gt;&lt;author&gt;&lt;firstName&gt;Matthew&lt;/firstName&gt;&lt;middleNames&gt;J&lt;/middleNames&gt;&lt;lastName&gt;Marton&lt;/lastName&gt;&lt;/author&gt;&lt;author&gt;&lt;firstName&gt;Anke&lt;/firstName&gt;&lt;middleNames&gt;T&lt;/middleNames&gt;&lt;lastName&gt;Witteveen&lt;/lastName&gt;&lt;/author&gt;&lt;author&gt;&lt;firstName&gt;George&lt;/firstName&gt;&lt;middleNames&gt;J&lt;/middleNames&gt;&lt;lastName&gt;Schreiber&lt;/lastName&gt;&lt;/author&gt;&lt;author&gt;&lt;firstName&gt;Ron&lt;/firstName&gt;&lt;middleNames&gt;M&lt;/middleNames&gt;&lt;lastName&gt;Kerkhoven&lt;/lastName&gt;&lt;/author&gt;&lt;author&gt;&lt;firstName&gt;Chris&lt;/firstName&gt;&lt;lastName&gt;Roberts&lt;/lastName&gt;&lt;/author&gt;&lt;author&gt;&lt;firstName&gt;Peter&lt;/firstName&gt;&lt;middleNames&gt;S&lt;/middleNames&gt;&lt;lastName&gt;Linsley&lt;/lastName&gt;&lt;/author&gt;&lt;author&gt;&lt;firstName&gt;René&lt;/firstName&gt;&lt;lastName&gt;Bernards&lt;/lastName&gt;&lt;/author&gt;&lt;author&gt;&lt;firstName&gt;Stephen&lt;/firstName&gt;&lt;middleNames&gt;H&lt;/middleNames&gt;&lt;lastName&gt;Friend&lt;/lastName&gt;&lt;/author&gt;&lt;/authors&gt;&lt;/publication&gt;&lt;/publications&gt;&lt;cites&gt;&lt;/cites&gt;&lt;/citation&gt;</w:instrText>
      </w:r>
      <w:r w:rsidR="00D437A6" w:rsidRPr="00E80984">
        <w:rPr>
          <w:lang w:val="en-AU" w:eastAsia="zh-CN"/>
        </w:rPr>
        <w:fldChar w:fldCharType="separate"/>
      </w:r>
      <w:r w:rsidR="006764A3" w:rsidRPr="00E80984">
        <w:rPr>
          <w:lang w:val="en-AU" w:eastAsia="zh-TW"/>
        </w:rPr>
        <w:t>(18-21)</w:t>
      </w:r>
      <w:r w:rsidR="00D437A6" w:rsidRPr="00E80984">
        <w:rPr>
          <w:lang w:val="en-AU" w:eastAsia="zh-CN"/>
        </w:rPr>
        <w:fldChar w:fldCharType="end"/>
      </w:r>
      <w:r w:rsidR="00CF3071" w:rsidRPr="00E80984">
        <w:rPr>
          <w:lang w:val="en-AU" w:eastAsia="zh-CN"/>
        </w:rPr>
        <w:t>]</w:t>
      </w:r>
      <w:r w:rsidR="00E14A63" w:rsidRPr="00E80984">
        <w:rPr>
          <w:lang w:val="en-AU" w:eastAsia="zh-CN"/>
        </w:rPr>
        <w:t>.</w:t>
      </w:r>
      <w:r w:rsidR="00EA3952" w:rsidRPr="00E80984">
        <w:rPr>
          <w:lang w:val="en-AU" w:eastAsia="zh-CN"/>
        </w:rPr>
        <w:t xml:space="preserve"> </w:t>
      </w:r>
      <w:r w:rsidR="00E14A63" w:rsidRPr="00E80984">
        <w:rPr>
          <w:lang w:val="en-AU" w:eastAsia="zh-CN"/>
        </w:rPr>
        <w:t>S</w:t>
      </w:r>
      <w:r w:rsidR="00E1521D" w:rsidRPr="00E80984">
        <w:rPr>
          <w:lang w:val="en-AU" w:eastAsia="zh-CN"/>
        </w:rPr>
        <w:t xml:space="preserve">ome of </w:t>
      </w:r>
      <w:r w:rsidR="00E14A63" w:rsidRPr="00E80984">
        <w:rPr>
          <w:lang w:val="en-AU" w:eastAsia="zh-CN"/>
        </w:rPr>
        <w:t>the subsequent studies also</w:t>
      </w:r>
      <w:r w:rsidR="00E1521D" w:rsidRPr="00E80984">
        <w:rPr>
          <w:lang w:val="en-AU" w:eastAsia="zh-CN"/>
        </w:rPr>
        <w:t xml:space="preserve"> </w:t>
      </w:r>
      <w:r w:rsidR="00EA3952" w:rsidRPr="00E80984">
        <w:rPr>
          <w:lang w:val="en-AU" w:eastAsia="zh-CN"/>
        </w:rPr>
        <w:t>revealed that</w:t>
      </w:r>
      <w:r w:rsidR="009C728E" w:rsidRPr="00E80984">
        <w:rPr>
          <w:lang w:val="en-AU" w:eastAsia="zh-CN"/>
        </w:rPr>
        <w:t xml:space="preserve"> the luminal subtype can be </w:t>
      </w:r>
      <w:r w:rsidR="00EA3952" w:rsidRPr="00E80984">
        <w:rPr>
          <w:lang w:val="en-AU" w:eastAsia="zh-CN"/>
        </w:rPr>
        <w:t xml:space="preserve">further </w:t>
      </w:r>
      <w:r w:rsidR="009C728E" w:rsidRPr="00E80984">
        <w:rPr>
          <w:lang w:val="en-AU" w:eastAsia="zh-CN"/>
        </w:rPr>
        <w:t xml:space="preserve">divided into two </w:t>
      </w:r>
      <w:r w:rsidR="006968CA">
        <w:rPr>
          <w:lang w:val="en-AU" w:eastAsia="zh-CN"/>
        </w:rPr>
        <w:t>subtypes</w:t>
      </w:r>
      <w:r w:rsidR="00CA4F92" w:rsidRPr="00E80984">
        <w:rPr>
          <w:lang w:val="en-AU" w:eastAsia="zh-CN"/>
        </w:rPr>
        <w:t xml:space="preserve"> with distinct prognosis:</w:t>
      </w:r>
      <w:r w:rsidR="00EA3952" w:rsidRPr="00E80984">
        <w:rPr>
          <w:lang w:val="en-AU" w:eastAsia="zh-CN"/>
        </w:rPr>
        <w:t xml:space="preserve"> luminal A and luminal B</w:t>
      </w:r>
      <w:r w:rsidR="00DD1DD6" w:rsidRPr="00E80984">
        <w:rPr>
          <w:lang w:val="en-AU" w:eastAsia="zh-CN"/>
        </w:rPr>
        <w:t xml:space="preserve"> </w:t>
      </w:r>
      <w:r w:rsidR="00EA3952" w:rsidRPr="00E80984">
        <w:rPr>
          <w:lang w:val="en-AU" w:eastAsia="zh-CN"/>
        </w:rPr>
        <w:t>[</w:t>
      </w:r>
      <w:r w:rsidR="00C23399" w:rsidRPr="00E80984">
        <w:rPr>
          <w:lang w:val="en-AU" w:eastAsia="zh-CN"/>
        </w:rPr>
        <w:t xml:space="preserve">see </w:t>
      </w:r>
      <w:r w:rsidR="00C23399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77CFE59B-50FC-428A-AD76-EF62AFB69A1A&lt;/uuid&gt;&lt;priority&gt;19&lt;/priority&gt;&lt;publications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C23399" w:rsidRPr="00E80984">
        <w:rPr>
          <w:lang w:val="en-AU" w:eastAsia="zh-CN"/>
        </w:rPr>
        <w:fldChar w:fldCharType="separate"/>
      </w:r>
      <w:r w:rsidR="006764A3" w:rsidRPr="00E80984">
        <w:rPr>
          <w:lang w:val="en-AU" w:eastAsia="zh-TW"/>
        </w:rPr>
        <w:t>(22)</w:t>
      </w:r>
      <w:r w:rsidR="00C23399" w:rsidRPr="00E80984">
        <w:rPr>
          <w:lang w:val="en-AU" w:eastAsia="zh-CN"/>
        </w:rPr>
        <w:fldChar w:fldCharType="end"/>
      </w:r>
      <w:r w:rsidR="00EA3952" w:rsidRPr="00E80984">
        <w:rPr>
          <w:lang w:val="en-AU" w:eastAsia="zh-CN"/>
        </w:rPr>
        <w:t xml:space="preserve"> for a review]</w:t>
      </w:r>
      <w:r w:rsidR="00DD1DD6" w:rsidRPr="00E80984">
        <w:rPr>
          <w:lang w:val="en-AU" w:eastAsia="zh-CN"/>
        </w:rPr>
        <w:t>.</w:t>
      </w:r>
      <w:r w:rsidR="000D4543" w:rsidRPr="00E80984">
        <w:rPr>
          <w:lang w:val="en-AU" w:eastAsia="zh-CN"/>
        </w:rPr>
        <w:t xml:space="preserve"> </w:t>
      </w:r>
      <w:r w:rsidR="00E14A63" w:rsidRPr="00E80984">
        <w:rPr>
          <w:lang w:val="en-AU" w:eastAsia="zh-CN"/>
        </w:rPr>
        <w:t>To date, t</w:t>
      </w:r>
      <w:r w:rsidR="000D4543" w:rsidRPr="00E80984">
        <w:rPr>
          <w:lang w:val="en-AU" w:eastAsia="zh-CN"/>
        </w:rPr>
        <w:t>hese five</w:t>
      </w:r>
      <w:r w:rsidR="00D437A6" w:rsidRPr="00E80984">
        <w:rPr>
          <w:lang w:val="en-AU" w:eastAsia="zh-CN"/>
        </w:rPr>
        <w:t xml:space="preserve"> </w:t>
      </w:r>
      <w:r w:rsidR="00925B43" w:rsidRPr="00E80984">
        <w:rPr>
          <w:lang w:val="en-AU" w:eastAsia="zh-CN"/>
        </w:rPr>
        <w:t xml:space="preserve">gene expression-based </w:t>
      </w:r>
      <w:r w:rsidR="00D437A6" w:rsidRPr="00E80984">
        <w:rPr>
          <w:lang w:val="en-AU" w:eastAsia="zh-CN"/>
        </w:rPr>
        <w:t>subtypes</w:t>
      </w:r>
      <w:r w:rsidR="00E14A63" w:rsidRPr="00E80984">
        <w:rPr>
          <w:lang w:val="en-AU" w:eastAsia="zh-CN"/>
        </w:rPr>
        <w:t xml:space="preserve"> (also known as PAM50 subtypes)</w:t>
      </w:r>
      <w:r w:rsidR="00D437A6" w:rsidRPr="00E80984">
        <w:rPr>
          <w:lang w:val="en-AU" w:eastAsia="zh-CN"/>
        </w:rPr>
        <w:t xml:space="preserve"> have been widely used in research</w:t>
      </w:r>
      <w:r w:rsidR="00CF786F" w:rsidRPr="00E80984">
        <w:rPr>
          <w:lang w:val="en-AU" w:eastAsia="zh-CN"/>
        </w:rPr>
        <w:t>.</w:t>
      </w:r>
      <w:r w:rsidR="00D437A6" w:rsidRPr="00E80984">
        <w:rPr>
          <w:lang w:val="en-AU" w:eastAsia="zh-CN"/>
        </w:rPr>
        <w:t xml:space="preserve"> </w:t>
      </w:r>
      <w:r w:rsidR="00602B34" w:rsidRPr="00E80984">
        <w:rPr>
          <w:lang w:val="en-AU" w:eastAsia="zh-CN"/>
        </w:rPr>
        <w:t xml:space="preserve">Brief summary </w:t>
      </w:r>
      <w:r w:rsidR="00F64003" w:rsidRPr="00E80984">
        <w:rPr>
          <w:lang w:val="en-AU" w:eastAsia="zh-CN"/>
        </w:rPr>
        <w:t>about</w:t>
      </w:r>
      <w:r w:rsidR="00CF786F" w:rsidRPr="00E80984">
        <w:rPr>
          <w:lang w:val="en-AU" w:eastAsia="zh-CN"/>
        </w:rPr>
        <w:t xml:space="preserve"> each of them is given </w:t>
      </w:r>
      <w:r w:rsidR="00D437A6" w:rsidRPr="00E80984">
        <w:rPr>
          <w:lang w:val="en-AU" w:eastAsia="zh-CN"/>
        </w:rPr>
        <w:t>as follows:</w:t>
      </w:r>
    </w:p>
    <w:p w14:paraId="2757CDD5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Luminal A</w:t>
      </w:r>
    </w:p>
    <w:p w14:paraId="6E80202B" w14:textId="1ACC937D" w:rsidR="00D437A6" w:rsidRPr="00E80984" w:rsidRDefault="00973F9A" w:rsidP="001C3E42">
      <w:pPr>
        <w:pStyle w:val="ManuscriptNormal"/>
        <w:rPr>
          <w:lang w:val="en-AU"/>
        </w:rPr>
      </w:pPr>
      <w:r w:rsidRPr="00E80984">
        <w:rPr>
          <w:lang w:val="en-AU"/>
        </w:rPr>
        <w:t>L</w:t>
      </w:r>
      <w:r w:rsidR="00D437A6" w:rsidRPr="00E80984">
        <w:rPr>
          <w:lang w:val="en-AU"/>
        </w:rPr>
        <w:t xml:space="preserve">uminal A </w:t>
      </w:r>
      <w:r w:rsidR="00775E50" w:rsidRPr="00E80984">
        <w:rPr>
          <w:lang w:val="en-AU"/>
        </w:rPr>
        <w:t>is the most</w:t>
      </w:r>
      <w:r w:rsidR="001D795E" w:rsidRPr="00E80984">
        <w:rPr>
          <w:lang w:val="en-AU"/>
        </w:rPr>
        <w:t xml:space="preserve"> prevalent </w:t>
      </w:r>
      <w:r w:rsidR="00775E50" w:rsidRPr="00E80984">
        <w:rPr>
          <w:lang w:val="en-AU"/>
        </w:rPr>
        <w:t>subtype</w:t>
      </w:r>
      <w:r w:rsidR="00D437A6" w:rsidRPr="00E80984">
        <w:rPr>
          <w:lang w:val="en-AU"/>
        </w:rPr>
        <w:t xml:space="preserve">, representing </w:t>
      </w:r>
      <w:r w:rsidR="001C0577" w:rsidRPr="00E80984">
        <w:rPr>
          <w:lang w:val="en-AU"/>
        </w:rPr>
        <w:t>~</w:t>
      </w:r>
      <w:r w:rsidR="00D437A6" w:rsidRPr="00E80984">
        <w:rPr>
          <w:lang w:val="en-AU"/>
        </w:rPr>
        <w:t>50</w:t>
      </w:r>
      <w:r w:rsidR="001C0577" w:rsidRPr="00E80984">
        <w:rPr>
          <w:lang w:val="en-AU"/>
        </w:rPr>
        <w:t>%</w:t>
      </w:r>
      <w:r w:rsidR="00D437A6" w:rsidRPr="00E80984">
        <w:rPr>
          <w:lang w:val="en-AU"/>
        </w:rPr>
        <w:t>-60% of the total</w:t>
      </w:r>
      <w:r w:rsidR="00093F03" w:rsidRPr="00E80984">
        <w:rPr>
          <w:lang w:val="en-AU"/>
        </w:rPr>
        <w:t xml:space="preserve"> </w:t>
      </w:r>
      <w:r w:rsidR="00482C2C">
        <w:rPr>
          <w:lang w:val="en-AU"/>
        </w:rPr>
        <w:t xml:space="preserve">breast cancer </w:t>
      </w:r>
      <w:r w:rsidR="00093F03" w:rsidRPr="00E80984">
        <w:rPr>
          <w:lang w:val="en-AU"/>
        </w:rPr>
        <w:t>cases</w:t>
      </w:r>
      <w:r w:rsidR="001F238B" w:rsidRPr="00E80984">
        <w:rPr>
          <w:lang w:val="en-AU"/>
        </w:rPr>
        <w:t xml:space="preserve"> </w:t>
      </w:r>
      <w:r w:rsidR="001F238B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5178C301-55CC-493C-8D46-548A9717CF00&lt;/uuid&gt;&lt;priority&gt;20&lt;/priority&gt;&lt;publications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1F238B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(22)</w:t>
      </w:r>
      <w:r w:rsidR="001F238B" w:rsidRPr="00E80984">
        <w:rPr>
          <w:lang w:val="en-AU"/>
        </w:rPr>
        <w:fldChar w:fldCharType="end"/>
      </w:r>
      <w:r w:rsidR="00907250" w:rsidRPr="00E80984">
        <w:rPr>
          <w:lang w:val="en-AU"/>
        </w:rPr>
        <w:t xml:space="preserve">. </w:t>
      </w:r>
      <w:r w:rsidR="001F238B" w:rsidRPr="00E80984">
        <w:rPr>
          <w:lang w:val="en-AU"/>
        </w:rPr>
        <w:t xml:space="preserve">Tumours in this subtype are characterised by </w:t>
      </w:r>
      <w:r w:rsidR="00AA35C3" w:rsidRPr="00E80984">
        <w:rPr>
          <w:lang w:val="en-AU"/>
        </w:rPr>
        <w:t>increased</w:t>
      </w:r>
      <w:r w:rsidR="00D437A6" w:rsidRPr="00E80984">
        <w:rPr>
          <w:lang w:val="en-AU"/>
        </w:rPr>
        <w:t xml:space="preserve"> expression of </w:t>
      </w:r>
      <w:r w:rsidR="009378BE" w:rsidRPr="00E80984">
        <w:rPr>
          <w:lang w:val="en-AU"/>
        </w:rPr>
        <w:t xml:space="preserve">ER and/or PR-related genes, and </w:t>
      </w:r>
      <w:r w:rsidR="00AA35C3" w:rsidRPr="00E80984">
        <w:rPr>
          <w:lang w:val="en-AU"/>
        </w:rPr>
        <w:t>decreased</w:t>
      </w:r>
      <w:r w:rsidR="009378BE" w:rsidRPr="00E80984">
        <w:rPr>
          <w:lang w:val="en-AU"/>
        </w:rPr>
        <w:t xml:space="preserve"> expression of </w:t>
      </w:r>
      <w:r w:rsidR="000A1F78">
        <w:rPr>
          <w:lang w:val="en-AU"/>
        </w:rPr>
        <w:t>genes involved in cell</w:t>
      </w:r>
      <w:r w:rsidR="009378BE" w:rsidRPr="00E80984">
        <w:rPr>
          <w:lang w:val="en-AU"/>
        </w:rPr>
        <w:t xml:space="preserve"> proliferation</w:t>
      </w:r>
      <w:r w:rsidR="009A5E4A" w:rsidRPr="00E80984">
        <w:rPr>
          <w:lang w:val="en-AU"/>
        </w:rPr>
        <w:t>.</w:t>
      </w:r>
      <w:r w:rsidR="009378BE" w:rsidRPr="00E80984">
        <w:rPr>
          <w:lang w:val="en-AU"/>
        </w:rPr>
        <w:t xml:space="preserve"> </w:t>
      </w:r>
      <w:r w:rsidR="00DF7EBF" w:rsidRPr="00E80984">
        <w:rPr>
          <w:lang w:val="en-AU"/>
        </w:rPr>
        <w:t xml:space="preserve">Patients </w:t>
      </w:r>
      <w:r w:rsidR="00DA3027">
        <w:rPr>
          <w:lang w:val="en-AU"/>
        </w:rPr>
        <w:t>of this subtype</w:t>
      </w:r>
      <w:r w:rsidR="00DF7EBF" w:rsidRPr="00E80984">
        <w:rPr>
          <w:lang w:val="en-AU"/>
        </w:rPr>
        <w:t xml:space="preserve"> generally have lower relapse rate and longer survival </w:t>
      </w:r>
      <w:r w:rsidR="00775E50" w:rsidRPr="00E80984">
        <w:rPr>
          <w:lang w:val="en-AU"/>
        </w:rPr>
        <w:t>time</w:t>
      </w:r>
      <w:r w:rsidR="00DF7EBF" w:rsidRPr="00E80984">
        <w:rPr>
          <w:lang w:val="en-AU"/>
        </w:rPr>
        <w:t xml:space="preserve"> compared with other subtypes</w:t>
      </w:r>
      <w:r w:rsidR="00AB3B2D" w:rsidRPr="00E80984">
        <w:rPr>
          <w:lang w:val="en-AU"/>
        </w:rPr>
        <w:t xml:space="preserve"> </w:t>
      </w:r>
      <w:r w:rsidR="00AB3B2D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48C81B1C-EF5A-492A-B7FC-E48ABE6096D5&lt;/uuid&gt;&lt;priority&gt;21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AB3B2D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(9, 22)</w:t>
      </w:r>
      <w:r w:rsidR="00AB3B2D" w:rsidRPr="00E80984">
        <w:rPr>
          <w:lang w:val="en-AU"/>
        </w:rPr>
        <w:fldChar w:fldCharType="end"/>
      </w:r>
      <w:r w:rsidR="00DF7EBF" w:rsidRPr="00E80984">
        <w:rPr>
          <w:lang w:val="en-AU"/>
        </w:rPr>
        <w:t>.</w:t>
      </w:r>
    </w:p>
    <w:p w14:paraId="445F0FE0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Luminal B</w:t>
      </w:r>
    </w:p>
    <w:p w14:paraId="0DF0E0C4" w14:textId="55CF0C2D" w:rsidR="00D437A6" w:rsidRPr="00E80984" w:rsidRDefault="00F23E2A" w:rsidP="00A87260">
      <w:pPr>
        <w:pStyle w:val="ManuscriptNormal"/>
        <w:tabs>
          <w:tab w:val="left" w:pos="8100"/>
        </w:tabs>
        <w:rPr>
          <w:lang w:val="en-AU"/>
        </w:rPr>
      </w:pPr>
      <w:r>
        <w:rPr>
          <w:lang w:val="en-AU"/>
        </w:rPr>
        <w:t>Luminal B tumours</w:t>
      </w:r>
      <w:r w:rsidR="00D437A6" w:rsidRPr="00E80984">
        <w:rPr>
          <w:lang w:val="en-AU"/>
        </w:rPr>
        <w:t xml:space="preserve"> account for </w:t>
      </w:r>
      <w:r w:rsidR="00511019" w:rsidRPr="00E80984">
        <w:rPr>
          <w:lang w:val="en-AU"/>
        </w:rPr>
        <w:t>~</w:t>
      </w:r>
      <w:r w:rsidR="00D437A6" w:rsidRPr="00E80984">
        <w:rPr>
          <w:lang w:val="en-AU"/>
        </w:rPr>
        <w:t>10</w:t>
      </w:r>
      <w:r w:rsidR="00511019" w:rsidRPr="00E80984">
        <w:rPr>
          <w:lang w:val="en-AU"/>
        </w:rPr>
        <w:t>%</w:t>
      </w:r>
      <w:r w:rsidR="00D437A6" w:rsidRPr="00E80984">
        <w:rPr>
          <w:lang w:val="en-AU"/>
        </w:rPr>
        <w:t xml:space="preserve">-20% of breast cancers. </w:t>
      </w:r>
      <w:r w:rsidR="006257CA" w:rsidRPr="006257CA">
        <w:rPr>
          <w:lang w:val="en-AU"/>
        </w:rPr>
        <w:t>Similar</w:t>
      </w:r>
      <w:r w:rsidR="00203982">
        <w:rPr>
          <w:lang w:val="en-AU"/>
        </w:rPr>
        <w:t xml:space="preserve"> to</w:t>
      </w:r>
      <w:r w:rsidR="006257CA">
        <w:rPr>
          <w:lang w:val="en-AU"/>
        </w:rPr>
        <w:t xml:space="preserve"> </w:t>
      </w:r>
      <w:r w:rsidR="006257CA" w:rsidRPr="006257CA">
        <w:rPr>
          <w:lang w:val="en-AU"/>
        </w:rPr>
        <w:t xml:space="preserve">luminal </w:t>
      </w:r>
      <w:proofErr w:type="gramStart"/>
      <w:r w:rsidR="006257CA" w:rsidRPr="006257CA">
        <w:rPr>
          <w:lang w:val="en-AU"/>
        </w:rPr>
        <w:t>A</w:t>
      </w:r>
      <w:proofErr w:type="gramEnd"/>
      <w:r w:rsidR="00203982">
        <w:rPr>
          <w:lang w:val="en-AU"/>
        </w:rPr>
        <w:t xml:space="preserve"> </w:t>
      </w:r>
      <w:r w:rsidR="00203982" w:rsidRPr="00203982">
        <w:rPr>
          <w:lang w:val="en-AU"/>
        </w:rPr>
        <w:t>tumours</w:t>
      </w:r>
      <w:r w:rsidR="006257CA">
        <w:rPr>
          <w:lang w:val="en-AU"/>
        </w:rPr>
        <w:t>,</w:t>
      </w:r>
      <w:r w:rsidR="006257CA" w:rsidRPr="006257CA">
        <w:rPr>
          <w:lang w:val="en-AU"/>
        </w:rPr>
        <w:t xml:space="preserve"> Luminal B tumours </w:t>
      </w:r>
      <w:r w:rsidR="00203982">
        <w:rPr>
          <w:lang w:val="en-AU"/>
        </w:rPr>
        <w:t xml:space="preserve">normally </w:t>
      </w:r>
      <w:r w:rsidR="00AA35C3" w:rsidRPr="00E80984">
        <w:rPr>
          <w:lang w:val="en-AU"/>
        </w:rPr>
        <w:t xml:space="preserve">exhibit </w:t>
      </w:r>
      <w:r w:rsidR="001278D7">
        <w:rPr>
          <w:lang w:val="en-AU"/>
        </w:rPr>
        <w:t>elevated</w:t>
      </w:r>
      <w:r w:rsidR="00AA35C3" w:rsidRPr="00E80984">
        <w:rPr>
          <w:lang w:val="en-AU"/>
        </w:rPr>
        <w:t xml:space="preserve"> expression of ER and/or PR-</w:t>
      </w:r>
      <w:r w:rsidR="00A81F84">
        <w:rPr>
          <w:lang w:val="en-AU"/>
        </w:rPr>
        <w:t>associated</w:t>
      </w:r>
      <w:r w:rsidR="00203982">
        <w:rPr>
          <w:lang w:val="en-AU"/>
        </w:rPr>
        <w:t xml:space="preserve"> genes.</w:t>
      </w:r>
      <w:r w:rsidR="000D7B04">
        <w:rPr>
          <w:lang w:val="en-AU"/>
        </w:rPr>
        <w:t xml:space="preserve"> </w:t>
      </w:r>
      <w:r w:rsidR="00203982">
        <w:rPr>
          <w:lang w:val="en-AU"/>
        </w:rPr>
        <w:t>T</w:t>
      </w:r>
      <w:r w:rsidR="00AA35C3" w:rsidRPr="00E80984">
        <w:rPr>
          <w:lang w:val="en-AU"/>
        </w:rPr>
        <w:t xml:space="preserve">he difference between these two subtypes is that luminal B tumours also </w:t>
      </w:r>
      <w:r w:rsidR="00203982">
        <w:rPr>
          <w:lang w:val="en-AU"/>
        </w:rPr>
        <w:t>display</w:t>
      </w:r>
      <w:r w:rsidR="00AA35C3" w:rsidRPr="00E80984">
        <w:rPr>
          <w:lang w:val="en-AU"/>
        </w:rPr>
        <w:t xml:space="preserve"> </w:t>
      </w:r>
      <w:r w:rsidR="004A5118">
        <w:rPr>
          <w:lang w:val="en-AU"/>
        </w:rPr>
        <w:t>increased</w:t>
      </w:r>
      <w:r w:rsidR="00AA35C3" w:rsidRPr="00E80984">
        <w:rPr>
          <w:lang w:val="en-AU"/>
        </w:rPr>
        <w:t xml:space="preserve"> expression of proliferation-related genes</w:t>
      </w:r>
      <w:r w:rsidR="006A75DA" w:rsidRPr="00E80984">
        <w:rPr>
          <w:lang w:val="en-AU"/>
        </w:rPr>
        <w:t xml:space="preserve"> such as </w:t>
      </w:r>
      <w:r w:rsidR="006A75DA" w:rsidRPr="00DB4165">
        <w:rPr>
          <w:i/>
          <w:lang w:val="en-AU"/>
        </w:rPr>
        <w:t>MKI67</w:t>
      </w:r>
      <w:r w:rsidR="006A75DA" w:rsidRPr="00E80984">
        <w:rPr>
          <w:lang w:val="en-AU"/>
        </w:rPr>
        <w:t xml:space="preserve"> and </w:t>
      </w:r>
      <w:proofErr w:type="spellStart"/>
      <w:r w:rsidR="006A75DA" w:rsidRPr="00DB4165">
        <w:rPr>
          <w:i/>
          <w:lang w:val="en-AU"/>
        </w:rPr>
        <w:t>cyclin</w:t>
      </w:r>
      <w:proofErr w:type="spellEnd"/>
      <w:r w:rsidR="006A75DA" w:rsidRPr="00DB4165">
        <w:rPr>
          <w:i/>
          <w:lang w:val="en-AU"/>
        </w:rPr>
        <w:t xml:space="preserve"> B1</w:t>
      </w:r>
      <w:r w:rsidR="006A75DA" w:rsidRPr="00E80984">
        <w:rPr>
          <w:lang w:val="en-AU"/>
        </w:rPr>
        <w:t>. As a consequence,</w:t>
      </w:r>
      <w:r w:rsidR="00AA35C3" w:rsidRPr="00E80984">
        <w:rPr>
          <w:lang w:val="en-AU"/>
        </w:rPr>
        <w:t xml:space="preserve"> </w:t>
      </w:r>
      <w:r w:rsidR="00762B65" w:rsidRPr="00E80984">
        <w:rPr>
          <w:lang w:val="en-AU"/>
        </w:rPr>
        <w:t>luminal B tumours</w:t>
      </w:r>
      <w:r w:rsidR="005C4D56" w:rsidRPr="00E80984">
        <w:rPr>
          <w:lang w:val="en-AU"/>
        </w:rPr>
        <w:t xml:space="preserve"> are more aggressive and </w:t>
      </w:r>
      <w:r w:rsidR="00D437A6" w:rsidRPr="00E80984">
        <w:rPr>
          <w:lang w:val="en-AU"/>
        </w:rPr>
        <w:t>have worse prognosis</w:t>
      </w:r>
      <w:r w:rsidR="00762B65" w:rsidRPr="00E80984">
        <w:rPr>
          <w:lang w:val="en-AU"/>
        </w:rPr>
        <w:t xml:space="preserve"> compared with luminal A tumours</w:t>
      </w:r>
      <w:r w:rsidR="00D437A6" w:rsidRPr="00E80984">
        <w:rPr>
          <w:lang w:val="en-AU"/>
        </w:rPr>
        <w:t xml:space="preserve"> </w:t>
      </w:r>
      <w:r w:rsidR="00D437A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B255203-516D-4B22-BC3A-A0D4A26D7D3B&lt;/uuid&gt;&lt;priority&gt;22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D437A6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(9, 22)</w:t>
      </w:r>
      <w:r w:rsidR="00D437A6" w:rsidRPr="00E80984">
        <w:rPr>
          <w:lang w:val="en-AU"/>
        </w:rPr>
        <w:fldChar w:fldCharType="end"/>
      </w:r>
      <w:r w:rsidR="00B37CAF" w:rsidRPr="00E80984">
        <w:rPr>
          <w:lang w:val="en-AU"/>
        </w:rPr>
        <w:t>.</w:t>
      </w:r>
    </w:p>
    <w:p w14:paraId="6CEB7141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HER2-enriched</w:t>
      </w:r>
    </w:p>
    <w:p w14:paraId="1F64B158" w14:textId="0C56D081" w:rsidR="00D437A6" w:rsidRPr="00E80984" w:rsidRDefault="00A937A1" w:rsidP="00A8726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About</w:t>
      </w:r>
      <w:r w:rsidR="005B4706">
        <w:rPr>
          <w:lang w:val="en-AU"/>
        </w:rPr>
        <w:t xml:space="preserve"> </w:t>
      </w:r>
      <w:r w:rsidR="00330BD4" w:rsidRPr="00E80984">
        <w:rPr>
          <w:lang w:val="en-AU"/>
        </w:rPr>
        <w:t>15</w:t>
      </w:r>
      <w:r w:rsidR="00400904" w:rsidRPr="00E80984">
        <w:rPr>
          <w:lang w:val="en-AU"/>
        </w:rPr>
        <w:t>%</w:t>
      </w:r>
      <w:r w:rsidR="00330BD4" w:rsidRPr="00E80984">
        <w:rPr>
          <w:lang w:val="en-AU"/>
        </w:rPr>
        <w:t>-</w:t>
      </w:r>
      <w:r w:rsidR="00D437A6" w:rsidRPr="00E80984">
        <w:rPr>
          <w:lang w:val="en-AU"/>
        </w:rPr>
        <w:t xml:space="preserve">20% of breast cancer </w:t>
      </w:r>
      <w:r w:rsidR="00400904" w:rsidRPr="00E80984">
        <w:rPr>
          <w:lang w:val="en-AU"/>
        </w:rPr>
        <w:t>tumours</w:t>
      </w:r>
      <w:r w:rsidRPr="00E80984">
        <w:rPr>
          <w:lang w:val="en-AU"/>
        </w:rPr>
        <w:t xml:space="preserve"> </w:t>
      </w:r>
      <w:r w:rsidR="00515FF7">
        <w:rPr>
          <w:lang w:val="en-AU"/>
        </w:rPr>
        <w:t>correspond</w:t>
      </w:r>
      <w:r w:rsidRPr="00E80984">
        <w:rPr>
          <w:lang w:val="en-AU"/>
        </w:rPr>
        <w:t xml:space="preserve"> to HER2-enriched </w:t>
      </w:r>
      <w:r w:rsidR="00D53863" w:rsidRPr="00E80984">
        <w:rPr>
          <w:lang w:val="en-AU"/>
        </w:rPr>
        <w:t>subtype.</w:t>
      </w:r>
      <w:r w:rsidR="00AC4A7E" w:rsidRPr="00E80984">
        <w:rPr>
          <w:lang w:val="en-AU"/>
        </w:rPr>
        <w:t xml:space="preserve"> </w:t>
      </w:r>
      <w:r w:rsidR="006F1EBD" w:rsidRPr="00E80984">
        <w:rPr>
          <w:lang w:val="en-AU"/>
        </w:rPr>
        <w:t>This</w:t>
      </w:r>
      <w:r w:rsidR="001F014C" w:rsidRPr="00E80984">
        <w:rPr>
          <w:lang w:val="en-AU"/>
        </w:rPr>
        <w:t xml:space="preserve"> </w:t>
      </w:r>
      <w:r w:rsidR="006F1EBD" w:rsidRPr="00E80984">
        <w:rPr>
          <w:lang w:val="en-AU"/>
        </w:rPr>
        <w:t>subtype</w:t>
      </w:r>
      <w:r w:rsidR="001F014C" w:rsidRPr="00E80984">
        <w:rPr>
          <w:lang w:val="en-AU"/>
        </w:rPr>
        <w:t xml:space="preserve"> </w:t>
      </w:r>
      <w:r w:rsidR="006F1EBD" w:rsidRPr="00E80984">
        <w:rPr>
          <w:lang w:val="en-AU"/>
        </w:rPr>
        <w:t>is</w:t>
      </w:r>
      <w:r w:rsidR="001F014C" w:rsidRPr="00E80984">
        <w:rPr>
          <w:lang w:val="en-AU"/>
        </w:rPr>
        <w:t xml:space="preserve"> characteris</w:t>
      </w:r>
      <w:r w:rsidR="00AC4A7E" w:rsidRPr="00E80984">
        <w:rPr>
          <w:lang w:val="en-AU"/>
        </w:rPr>
        <w:t xml:space="preserve">ed by </w:t>
      </w:r>
      <w:r w:rsidR="00D437A6" w:rsidRPr="00E80984">
        <w:rPr>
          <w:lang w:val="en-AU"/>
        </w:rPr>
        <w:t xml:space="preserve">high expression of </w:t>
      </w:r>
      <w:r w:rsidR="00D437A6" w:rsidRPr="00E80984">
        <w:rPr>
          <w:i/>
          <w:lang w:val="en-AU"/>
        </w:rPr>
        <w:t>HER2</w:t>
      </w:r>
      <w:r w:rsidR="00D437A6" w:rsidRPr="00E80984">
        <w:rPr>
          <w:lang w:val="en-AU"/>
        </w:rPr>
        <w:t xml:space="preserve"> </w:t>
      </w:r>
      <w:r w:rsidR="00E25421" w:rsidRPr="00E80984">
        <w:rPr>
          <w:lang w:val="en-AU"/>
        </w:rPr>
        <w:t>as well as some</w:t>
      </w:r>
      <w:r w:rsidR="00D437A6" w:rsidRPr="00E80984">
        <w:rPr>
          <w:lang w:val="en-AU"/>
        </w:rPr>
        <w:t xml:space="preserve"> other genes </w:t>
      </w:r>
      <w:r w:rsidR="00EB4217" w:rsidRPr="00E80984">
        <w:rPr>
          <w:lang w:val="en-AU"/>
        </w:rPr>
        <w:t>whose genomic locations are close</w:t>
      </w:r>
      <w:r w:rsidR="00D437A6" w:rsidRPr="00E80984">
        <w:rPr>
          <w:lang w:val="en-AU"/>
        </w:rPr>
        <w:t xml:space="preserve"> to </w:t>
      </w:r>
      <w:r w:rsidR="00D437A6" w:rsidRPr="00E80984">
        <w:rPr>
          <w:i/>
          <w:lang w:val="en-AU"/>
        </w:rPr>
        <w:t>HER2</w:t>
      </w:r>
      <w:r w:rsidR="003F2304" w:rsidRPr="00E80984">
        <w:rPr>
          <w:lang w:val="en-AU"/>
        </w:rPr>
        <w:t xml:space="preserve">, and </w:t>
      </w:r>
      <w:r w:rsidR="006F1EBD" w:rsidRPr="00E80984">
        <w:rPr>
          <w:lang w:val="en-AU"/>
        </w:rPr>
        <w:t xml:space="preserve">also the high expression of </w:t>
      </w:r>
      <w:r w:rsidR="008426D8" w:rsidRPr="00E80984">
        <w:rPr>
          <w:lang w:val="en-AU"/>
        </w:rPr>
        <w:t xml:space="preserve">genes involved in </w:t>
      </w:r>
      <w:r w:rsidR="006D2E40" w:rsidRPr="00E80984">
        <w:rPr>
          <w:lang w:val="en-AU"/>
        </w:rPr>
        <w:t xml:space="preserve">cell </w:t>
      </w:r>
      <w:r w:rsidR="006F1EBD" w:rsidRPr="00E80984">
        <w:rPr>
          <w:lang w:val="en-AU"/>
        </w:rPr>
        <w:t>proliferation</w:t>
      </w:r>
      <w:r w:rsidR="00D437A6" w:rsidRPr="00E80984">
        <w:rPr>
          <w:lang w:val="en-AU"/>
        </w:rPr>
        <w:t xml:space="preserve">. In addition, ~40% </w:t>
      </w:r>
      <w:r w:rsidRPr="00E80984">
        <w:rPr>
          <w:lang w:val="en-AU"/>
        </w:rPr>
        <w:t>HER2-enriched tumours</w:t>
      </w:r>
      <w:r w:rsidR="00D437A6" w:rsidRPr="00E80984">
        <w:rPr>
          <w:lang w:val="en-AU"/>
        </w:rPr>
        <w:t xml:space="preserve"> </w:t>
      </w:r>
      <w:r w:rsidR="00066CEF">
        <w:rPr>
          <w:lang w:val="en-AU"/>
        </w:rPr>
        <w:lastRenderedPageBreak/>
        <w:t>harbour</w:t>
      </w:r>
      <w:r w:rsidR="00D437A6" w:rsidRPr="00E80984">
        <w:rPr>
          <w:lang w:val="en-AU"/>
        </w:rPr>
        <w:t xml:space="preserve"> p53 mutations. </w:t>
      </w:r>
      <w:r w:rsidR="008426D8" w:rsidRPr="00E80984">
        <w:rPr>
          <w:lang w:val="en-AU"/>
        </w:rPr>
        <w:t>Clinically,</w:t>
      </w:r>
      <w:r w:rsidRPr="00E80984">
        <w:rPr>
          <w:lang w:val="en-AU"/>
        </w:rPr>
        <w:t xml:space="preserve"> </w:t>
      </w:r>
      <w:r w:rsidR="006E42D0">
        <w:rPr>
          <w:lang w:val="en-AU"/>
        </w:rPr>
        <w:t xml:space="preserve">although </w:t>
      </w:r>
      <w:r w:rsidR="00D53863" w:rsidRPr="00E80984">
        <w:rPr>
          <w:lang w:val="en-AU"/>
        </w:rPr>
        <w:t xml:space="preserve">HER2-enriched tumours </w:t>
      </w:r>
      <w:r w:rsidR="00DC5BD5" w:rsidRPr="00E80984">
        <w:rPr>
          <w:lang w:val="en-AU"/>
        </w:rPr>
        <w:t>are highly proliferative</w:t>
      </w:r>
      <w:r w:rsidR="006E42D0">
        <w:rPr>
          <w:lang w:val="en-AU"/>
        </w:rPr>
        <w:t>,</w:t>
      </w:r>
      <w:r w:rsidR="004B4830" w:rsidRPr="00E80984">
        <w:rPr>
          <w:lang w:val="en-AU"/>
        </w:rPr>
        <w:t xml:space="preserve"> patients of this subtype are getting better prognosis with the development of anti-HER2 therapies</w:t>
      </w:r>
      <w:r w:rsidR="00D747AC" w:rsidRPr="00E80984">
        <w:rPr>
          <w:lang w:val="en-AU"/>
        </w:rPr>
        <w:t xml:space="preserve"> </w:t>
      </w:r>
      <w:r w:rsidR="00D747AC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EE6B875-90F1-4917-9247-70889F7265B1&lt;/uuid&gt;&lt;priority&gt;23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D747AC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(9, 22)</w:t>
      </w:r>
      <w:r w:rsidR="00D747AC" w:rsidRPr="00E80984">
        <w:rPr>
          <w:lang w:val="en-AU"/>
        </w:rPr>
        <w:fldChar w:fldCharType="end"/>
      </w:r>
      <w:r w:rsidR="00D747AC" w:rsidRPr="00E80984">
        <w:rPr>
          <w:lang w:val="en-AU"/>
        </w:rPr>
        <w:t>.</w:t>
      </w:r>
    </w:p>
    <w:p w14:paraId="74F431A4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/>
        </w:rPr>
      </w:pPr>
      <w:r w:rsidRPr="00E80984">
        <w:rPr>
          <w:lang w:val="en-AU"/>
        </w:rPr>
        <w:t>Basal-like</w:t>
      </w:r>
    </w:p>
    <w:p w14:paraId="57215504" w14:textId="49AF0736" w:rsidR="00D437A6" w:rsidRPr="00E80984" w:rsidRDefault="00334AF1" w:rsidP="00A8726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Tumours</w:t>
      </w:r>
      <w:r w:rsidR="000A5C82" w:rsidRPr="00E80984">
        <w:rPr>
          <w:lang w:val="en-AU"/>
        </w:rPr>
        <w:t xml:space="preserve"> of b</w:t>
      </w:r>
      <w:r w:rsidR="00AC4A7E" w:rsidRPr="00E80984">
        <w:rPr>
          <w:lang w:val="en-AU"/>
        </w:rPr>
        <w:t>asal-like subtype constitute</w:t>
      </w:r>
      <w:r w:rsidR="00D437A6" w:rsidRPr="00E80984">
        <w:rPr>
          <w:lang w:val="en-AU"/>
        </w:rPr>
        <w:t xml:space="preserve"> </w:t>
      </w:r>
      <w:r w:rsidRPr="00E80984">
        <w:rPr>
          <w:lang w:val="en-AU"/>
        </w:rPr>
        <w:t>~10%-</w:t>
      </w:r>
      <w:r w:rsidR="00D437A6" w:rsidRPr="00E80984">
        <w:rPr>
          <w:lang w:val="en-AU"/>
        </w:rPr>
        <w:t xml:space="preserve">20% of all breast carcinomas. </w:t>
      </w:r>
      <w:r w:rsidRPr="00E80984">
        <w:rPr>
          <w:lang w:val="en-AU"/>
        </w:rPr>
        <w:t>Tumours</w:t>
      </w:r>
      <w:r w:rsidR="00D437A6" w:rsidRPr="00E80984">
        <w:rPr>
          <w:lang w:val="en-AU"/>
        </w:rPr>
        <w:t xml:space="preserve"> </w:t>
      </w:r>
      <w:r w:rsidRPr="00E80984">
        <w:rPr>
          <w:lang w:val="en-AU"/>
        </w:rPr>
        <w:t>in this subtype</w:t>
      </w:r>
      <w:r w:rsidR="00D437A6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normally </w:t>
      </w:r>
      <w:r w:rsidR="00D437A6" w:rsidRPr="00E80984">
        <w:rPr>
          <w:lang w:val="en-AU"/>
        </w:rPr>
        <w:t xml:space="preserve">express one or more of the basal </w:t>
      </w:r>
      <w:proofErr w:type="spellStart"/>
      <w:r w:rsidR="00D437A6" w:rsidRPr="00E80984">
        <w:rPr>
          <w:lang w:val="en-AU"/>
        </w:rPr>
        <w:t>cytokeratins</w:t>
      </w:r>
      <w:proofErr w:type="spellEnd"/>
      <w:r w:rsidR="00D437A6" w:rsidRPr="00E80984">
        <w:rPr>
          <w:lang w:val="en-AU"/>
        </w:rPr>
        <w:t xml:space="preserve"> (e.g</w:t>
      </w:r>
      <w:r w:rsidR="00D437A6" w:rsidRPr="00E80984">
        <w:rPr>
          <w:i/>
          <w:lang w:val="en-AU"/>
        </w:rPr>
        <w:t>.</w:t>
      </w:r>
      <w:r w:rsidR="00D437A6" w:rsidRPr="00E80984">
        <w:rPr>
          <w:lang w:val="en-AU"/>
        </w:rPr>
        <w:t xml:space="preserve"> </w:t>
      </w:r>
      <w:r w:rsidR="00D437A6" w:rsidRPr="005851CE">
        <w:rPr>
          <w:i/>
          <w:lang w:val="en-AU"/>
        </w:rPr>
        <w:t>CK5</w:t>
      </w:r>
      <w:r w:rsidR="005851CE">
        <w:rPr>
          <w:lang w:val="en-AU"/>
        </w:rPr>
        <w:t xml:space="preserve">, </w:t>
      </w:r>
      <w:r w:rsidR="005851CE" w:rsidRPr="005851CE">
        <w:rPr>
          <w:i/>
          <w:lang w:val="en-AU"/>
        </w:rPr>
        <w:t>CK</w:t>
      </w:r>
      <w:r w:rsidR="00B71105" w:rsidRPr="005851CE">
        <w:rPr>
          <w:i/>
          <w:lang w:val="en-AU"/>
        </w:rPr>
        <w:t>14</w:t>
      </w:r>
      <w:r w:rsidR="00D437A6" w:rsidRPr="00E80984">
        <w:rPr>
          <w:lang w:val="en-AU"/>
        </w:rPr>
        <w:t xml:space="preserve"> and </w:t>
      </w:r>
      <w:r w:rsidR="00D437A6" w:rsidRPr="005851CE">
        <w:rPr>
          <w:i/>
          <w:lang w:val="en-AU"/>
        </w:rPr>
        <w:t>CK17</w:t>
      </w:r>
      <w:r w:rsidR="00D437A6" w:rsidRPr="00E80984">
        <w:rPr>
          <w:lang w:val="en-AU"/>
        </w:rPr>
        <w:t xml:space="preserve">) and </w:t>
      </w:r>
      <w:r w:rsidR="002C23BF" w:rsidRPr="00E80984">
        <w:rPr>
          <w:lang w:val="en-AU"/>
        </w:rPr>
        <w:t xml:space="preserve">usually </w:t>
      </w:r>
      <w:r w:rsidR="000463DA" w:rsidRPr="00E80984">
        <w:rPr>
          <w:lang w:val="en-AU"/>
        </w:rPr>
        <w:t>display</w:t>
      </w:r>
      <w:r w:rsidRPr="00E80984">
        <w:rPr>
          <w:lang w:val="en-AU"/>
        </w:rPr>
        <w:t xml:space="preserve"> a</w:t>
      </w:r>
      <w:r w:rsidR="003E278C" w:rsidRPr="00E80984">
        <w:rPr>
          <w:lang w:val="en-AU"/>
        </w:rPr>
        <w:t>n</w:t>
      </w:r>
      <w:r w:rsidRPr="00E80984">
        <w:rPr>
          <w:lang w:val="en-AU"/>
        </w:rPr>
        <w:t xml:space="preserve"> </w:t>
      </w:r>
      <w:r w:rsidR="003E278C" w:rsidRPr="00E80984">
        <w:rPr>
          <w:lang w:val="en-AU"/>
        </w:rPr>
        <w:t>elevated</w:t>
      </w:r>
      <w:r w:rsidRPr="00E80984">
        <w:rPr>
          <w:lang w:val="en-AU"/>
        </w:rPr>
        <w:t xml:space="preserve"> </w:t>
      </w:r>
      <w:r w:rsidRPr="00F14998">
        <w:rPr>
          <w:i/>
          <w:lang w:val="en-AU"/>
        </w:rPr>
        <w:t>p53</w:t>
      </w:r>
      <w:r w:rsidRPr="00E80984">
        <w:rPr>
          <w:lang w:val="en-AU"/>
        </w:rPr>
        <w:t xml:space="preserve"> mutation</w:t>
      </w:r>
      <w:r w:rsidR="00A07151" w:rsidRPr="00E80984">
        <w:rPr>
          <w:lang w:val="en-AU"/>
        </w:rPr>
        <w:t xml:space="preserve"> rate (~80%)</w:t>
      </w:r>
      <w:r w:rsidR="003E278C" w:rsidRPr="00E80984">
        <w:rPr>
          <w:lang w:val="en-AU"/>
        </w:rPr>
        <w:t>. Besides</w:t>
      </w:r>
      <w:r w:rsidR="00D437A6" w:rsidRPr="00E80984">
        <w:rPr>
          <w:lang w:val="en-AU"/>
        </w:rPr>
        <w:t xml:space="preserve">, familial breast cancers with germ-line </w:t>
      </w:r>
      <w:r w:rsidR="00D437A6" w:rsidRPr="00E80984">
        <w:rPr>
          <w:i/>
          <w:lang w:val="en-AU"/>
        </w:rPr>
        <w:t>BRCA1</w:t>
      </w:r>
      <w:r w:rsidR="00D437A6" w:rsidRPr="00E80984">
        <w:rPr>
          <w:lang w:val="en-AU"/>
        </w:rPr>
        <w:t xml:space="preserve"> mutations are </w:t>
      </w:r>
      <w:r w:rsidR="003E278C" w:rsidRPr="00E80984">
        <w:rPr>
          <w:lang w:val="en-AU"/>
        </w:rPr>
        <w:t>mostly</w:t>
      </w:r>
      <w:r w:rsidR="00D437A6" w:rsidRPr="00E80984">
        <w:rPr>
          <w:lang w:val="en-AU"/>
        </w:rPr>
        <w:t xml:space="preserve"> clustered into this subtype </w:t>
      </w:r>
      <w:r w:rsidR="00D437A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97288349-12DB-4167-8DC8-42042B35FD38&lt;/uuid&gt;&lt;priority&gt;24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D437A6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(9, 22)</w:t>
      </w:r>
      <w:r w:rsidR="00D437A6" w:rsidRPr="00E80984">
        <w:rPr>
          <w:lang w:val="en-AU"/>
        </w:rPr>
        <w:fldChar w:fldCharType="end"/>
      </w:r>
      <w:r w:rsidR="00D437A6" w:rsidRPr="00E80984">
        <w:rPr>
          <w:lang w:val="en-AU"/>
        </w:rPr>
        <w:t>.</w:t>
      </w:r>
    </w:p>
    <w:p w14:paraId="72D84AAF" w14:textId="562F4780" w:rsidR="00901603" w:rsidRPr="00E80984" w:rsidRDefault="003E278C" w:rsidP="00901603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Compared with tumours in other subtypes</w:t>
      </w:r>
      <w:r w:rsidR="00F34353" w:rsidRPr="00E80984">
        <w:rPr>
          <w:lang w:val="en-AU"/>
        </w:rPr>
        <w:t xml:space="preserve">, </w:t>
      </w:r>
      <w:r w:rsidRPr="00E80984">
        <w:rPr>
          <w:lang w:val="en-AU"/>
        </w:rPr>
        <w:t xml:space="preserve">basal-like tumours </w:t>
      </w:r>
      <w:r w:rsidR="00901603" w:rsidRPr="00E80984">
        <w:rPr>
          <w:lang w:val="en-AU"/>
        </w:rPr>
        <w:t>tend to occur at ear</w:t>
      </w:r>
      <w:r w:rsidR="00A41DFD" w:rsidRPr="00E80984">
        <w:rPr>
          <w:lang w:val="en-AU"/>
        </w:rPr>
        <w:t xml:space="preserve">ly age, with larger tumour size and </w:t>
      </w:r>
      <w:r w:rsidR="00B45842" w:rsidRPr="00E80984">
        <w:rPr>
          <w:lang w:val="en-AU"/>
        </w:rPr>
        <w:t xml:space="preserve">higher histological grade. Consequently, although basal tumours in general </w:t>
      </w:r>
      <w:r w:rsidR="004113C5">
        <w:rPr>
          <w:lang w:val="en-AU"/>
        </w:rPr>
        <w:t>show</w:t>
      </w:r>
      <w:r w:rsidR="00B45842" w:rsidRPr="00E80984">
        <w:rPr>
          <w:lang w:val="en-AU"/>
        </w:rPr>
        <w:t xml:space="preserve"> </w:t>
      </w:r>
      <w:r w:rsidR="00E47D8F">
        <w:rPr>
          <w:lang w:val="en-AU"/>
        </w:rPr>
        <w:t xml:space="preserve">favoured </w:t>
      </w:r>
      <w:r w:rsidR="00B45842" w:rsidRPr="00E80984">
        <w:rPr>
          <w:lang w:val="en-AU"/>
        </w:rPr>
        <w:t>sensitivity</w:t>
      </w:r>
      <w:r w:rsidR="00E47D8F">
        <w:rPr>
          <w:lang w:val="en-AU"/>
        </w:rPr>
        <w:t xml:space="preserve"> to </w:t>
      </w:r>
      <w:r w:rsidR="004113C5">
        <w:rPr>
          <w:lang w:val="en-AU"/>
        </w:rPr>
        <w:t>chemotherapy</w:t>
      </w:r>
      <w:r w:rsidR="00B45842" w:rsidRPr="00E80984">
        <w:rPr>
          <w:lang w:val="en-AU"/>
        </w:rPr>
        <w:t xml:space="preserve">, </w:t>
      </w:r>
      <w:r w:rsidR="000463DA" w:rsidRPr="00E80984">
        <w:rPr>
          <w:lang w:val="en-AU"/>
        </w:rPr>
        <w:t xml:space="preserve">this subtype </w:t>
      </w:r>
      <w:r w:rsidR="00707D69">
        <w:rPr>
          <w:lang w:val="en-AU"/>
        </w:rPr>
        <w:t xml:space="preserve">generally </w:t>
      </w:r>
      <w:r w:rsidR="00F205CB" w:rsidRPr="00E80984">
        <w:rPr>
          <w:lang w:val="en-AU"/>
        </w:rPr>
        <w:t>has a</w:t>
      </w:r>
      <w:r w:rsidR="00B45842" w:rsidRPr="00E80984">
        <w:rPr>
          <w:lang w:val="en-AU"/>
        </w:rPr>
        <w:t xml:space="preserve"> worst</w:t>
      </w:r>
      <w:r w:rsidR="00901603" w:rsidRPr="00E80984">
        <w:rPr>
          <w:lang w:val="en-AU"/>
        </w:rPr>
        <w:t xml:space="preserve"> prognosis</w:t>
      </w:r>
      <w:r w:rsidR="00B45842" w:rsidRPr="00E80984">
        <w:rPr>
          <w:lang w:val="en-AU"/>
        </w:rPr>
        <w:t xml:space="preserve"> </w:t>
      </w:r>
      <w:r w:rsidR="00F205CB" w:rsidRPr="00E80984">
        <w:rPr>
          <w:lang w:val="en-AU"/>
        </w:rPr>
        <w:t>than do</w:t>
      </w:r>
      <w:r w:rsidR="00B45842" w:rsidRPr="00E80984">
        <w:rPr>
          <w:lang w:val="en-AU"/>
        </w:rPr>
        <w:t xml:space="preserve"> other subtypes</w:t>
      </w:r>
      <w:r w:rsidR="00601506" w:rsidRPr="00E80984">
        <w:rPr>
          <w:lang w:val="en-AU"/>
        </w:rPr>
        <w:t xml:space="preserve"> </w:t>
      </w:r>
      <w:r w:rsidR="0060150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72A0D25B-502D-43B8-883E-99BAEBE547F6&lt;/uuid&gt;&lt;priority&gt;25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601506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(9, 22)</w:t>
      </w:r>
      <w:r w:rsidR="00601506" w:rsidRPr="00E80984">
        <w:rPr>
          <w:lang w:val="en-AU"/>
        </w:rPr>
        <w:fldChar w:fldCharType="end"/>
      </w:r>
      <w:r w:rsidR="00901603" w:rsidRPr="00E80984">
        <w:rPr>
          <w:lang w:val="en-AU"/>
        </w:rPr>
        <w:t>.</w:t>
      </w:r>
    </w:p>
    <w:p w14:paraId="0CA1C6F5" w14:textId="312FE617" w:rsidR="0091250D" w:rsidRPr="00E80984" w:rsidRDefault="0091250D" w:rsidP="00901603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In clinical practice, the term basal-like and TNBC are often considered as sy</w:t>
      </w:r>
      <w:r w:rsidR="00166881">
        <w:rPr>
          <w:lang w:val="en-AU"/>
        </w:rPr>
        <w:t xml:space="preserve">nonymous, but according to </w:t>
      </w:r>
      <w:r w:rsidR="00A939E9">
        <w:rPr>
          <w:lang w:val="en-AU"/>
        </w:rPr>
        <w:t>microarray-based measurements</w:t>
      </w:r>
      <w:r w:rsidR="00166881">
        <w:rPr>
          <w:lang w:val="en-AU"/>
        </w:rPr>
        <w:t>,</w:t>
      </w:r>
      <w:r w:rsidRPr="00E80984">
        <w:rPr>
          <w:lang w:val="en-AU"/>
        </w:rPr>
        <w:t xml:space="preserve"> up to 30% genes </w:t>
      </w:r>
      <w:r w:rsidR="00204CAA">
        <w:rPr>
          <w:lang w:val="en-AU"/>
        </w:rPr>
        <w:t>display distinct expression patters</w:t>
      </w:r>
      <w:r w:rsidRPr="00E80984">
        <w:rPr>
          <w:lang w:val="en-AU"/>
        </w:rPr>
        <w:t xml:space="preserve"> between these two categories. Therefore, basal-like and TNBC should be regarded as distinct but intersecting classes</w:t>
      </w:r>
      <w:r w:rsidR="009F0945" w:rsidRPr="00E80984">
        <w:rPr>
          <w:lang w:val="en-AU"/>
        </w:rPr>
        <w:t xml:space="preserve"> </w:t>
      </w:r>
      <w:r w:rsidR="009F0945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0FBCC66F-44BF-477D-B150-06341077A7B6&lt;/uuid&gt;&lt;priority&gt;26&lt;/priority&gt;&lt;publications&gt;&lt;publication&gt;&lt;uuid&gt;303CFFD0-9274-4602-BBE4-C1352057075D&lt;/uuid&gt;&lt;volume&gt;4&lt;/volume&gt;&lt;doi&gt;10.1177/1758834012444711&lt;/doi&gt;&lt;startpage&gt;195&lt;/startpage&gt;&lt;publication_date&gt;99201207001200000000220000&lt;/publication_date&gt;&lt;url&gt;http://www.ncbi.nlm.nih.gov/pmc/articles/PMC3384094/pdf/10.1177_1758834012444711.pdf&lt;/url&gt;&lt;citekey&gt;Arnedos:2012gg&lt;/citekey&gt;&lt;type&gt;400&lt;/type&gt;&lt;title&gt;Triple-negative breast cancer: are we making headway at least?&lt;/title&gt;&lt;location&gt;200,9,48.7959225,2.3489330&lt;/location&gt;&lt;institution&gt;Breast Unit, Department of Medicine, Institut Gustave Roussy, Villejuif, France.&lt;/institution&gt;&lt;number&gt;4&lt;/number&gt;&lt;subtype&gt;400&lt;/subtype&gt;&lt;endpage&gt;210&lt;/endpage&gt;&lt;bundle&gt;&lt;publication&gt;&lt;title&gt;Therapeutic advances in medical oncology&lt;/title&gt;&lt;type&gt;-100&lt;/type&gt;&lt;subtype&gt;-100&lt;/subtype&gt;&lt;uuid&gt;A00A41A7-F9B7-4434-AC99-F55B8BDABACE&lt;/uuid&gt;&lt;/publication&gt;&lt;/bundle&gt;&lt;authors&gt;&lt;author&gt;&lt;firstName&gt;Monica&lt;/firstName&gt;&lt;lastName&gt;Arnedos&lt;/lastName&gt;&lt;/author&gt;&lt;author&gt;&lt;firstName&gt;Celine&lt;/firstName&gt;&lt;lastName&gt;Bihan&lt;/lastName&gt;&lt;/author&gt;&lt;author&gt;&lt;firstName&gt;Suzette&lt;/firstName&gt;&lt;lastName&gt;Delaloge&lt;/lastName&gt;&lt;/author&gt;&lt;author&gt;&lt;firstName&gt;Fabrice&lt;/firstName&gt;&lt;lastName&gt;Andre&lt;/lastName&gt;&lt;/author&gt;&lt;/authors&gt;&lt;/publication&gt;&lt;/publications&gt;&lt;cites&gt;&lt;/cites&gt;&lt;/citation&gt;</w:instrText>
      </w:r>
      <w:r w:rsidR="009F0945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(15)</w:t>
      </w:r>
      <w:r w:rsidR="009F0945" w:rsidRPr="00E80984">
        <w:rPr>
          <w:lang w:val="en-AU"/>
        </w:rPr>
        <w:fldChar w:fldCharType="end"/>
      </w:r>
    </w:p>
    <w:p w14:paraId="1981F181" w14:textId="7F49D4F5" w:rsidR="00766CAE" w:rsidRPr="00E80984" w:rsidRDefault="00766CAE" w:rsidP="00766CAE">
      <w:pPr>
        <w:pStyle w:val="ManuscriptHeading4"/>
        <w:rPr>
          <w:lang w:val="en-AU"/>
        </w:rPr>
      </w:pPr>
      <w:r w:rsidRPr="00E80984">
        <w:rPr>
          <w:lang w:val="en-AU"/>
        </w:rPr>
        <w:t>Normal-like</w:t>
      </w:r>
    </w:p>
    <w:p w14:paraId="291AAC1E" w14:textId="1DB13C96" w:rsidR="00766CAE" w:rsidRPr="00E80984" w:rsidRDefault="00262178" w:rsidP="00A87260">
      <w:pPr>
        <w:pStyle w:val="ManuscriptNormal"/>
        <w:tabs>
          <w:tab w:val="left" w:pos="8100"/>
        </w:tabs>
        <w:rPr>
          <w:color w:val="0070C0"/>
          <w:lang w:val="en-AU"/>
        </w:rPr>
      </w:pPr>
      <w:r w:rsidRPr="00E80984">
        <w:rPr>
          <w:lang w:val="en-AU"/>
        </w:rPr>
        <w:t>Normal-like breast tumours</w:t>
      </w:r>
      <w:r w:rsidR="007B5EE5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are rare, </w:t>
      </w:r>
      <w:r w:rsidR="007B5EE5" w:rsidRPr="00E80984">
        <w:rPr>
          <w:lang w:val="en-AU"/>
        </w:rPr>
        <w:t>account</w:t>
      </w:r>
      <w:r w:rsidRPr="00E80984">
        <w:rPr>
          <w:lang w:val="en-AU"/>
        </w:rPr>
        <w:t>ing</w:t>
      </w:r>
      <w:r w:rsidR="007B5EE5" w:rsidRPr="00E80984">
        <w:rPr>
          <w:lang w:val="en-AU"/>
        </w:rPr>
        <w:t xml:space="preserve"> for about 5</w:t>
      </w:r>
      <w:r w:rsidRPr="00E80984">
        <w:rPr>
          <w:lang w:val="en-AU"/>
        </w:rPr>
        <w:t>%</w:t>
      </w:r>
      <w:r w:rsidR="007B5EE5" w:rsidRPr="00E80984">
        <w:rPr>
          <w:lang w:val="en-AU"/>
        </w:rPr>
        <w:t xml:space="preserve">–10% of </w:t>
      </w:r>
      <w:r w:rsidR="00375387">
        <w:rPr>
          <w:lang w:val="en-AU"/>
        </w:rPr>
        <w:t>the diagnosed cases</w:t>
      </w:r>
      <w:r w:rsidR="007B5EE5" w:rsidRPr="00E80984">
        <w:rPr>
          <w:lang w:val="en-AU"/>
        </w:rPr>
        <w:t xml:space="preserve">. The clinical significance of </w:t>
      </w:r>
      <w:r w:rsidR="00811173" w:rsidRPr="00E80984">
        <w:rPr>
          <w:lang w:val="en-AU"/>
        </w:rPr>
        <w:t xml:space="preserve">subtype has yet to be </w:t>
      </w:r>
      <w:r w:rsidR="007B5EE5" w:rsidRPr="00E80984">
        <w:rPr>
          <w:lang w:val="en-AU"/>
        </w:rPr>
        <w:t xml:space="preserve">determined </w:t>
      </w:r>
      <w:r w:rsidR="00F633BA" w:rsidRPr="00E80984">
        <w:rPr>
          <w:lang w:val="en-AU"/>
        </w:rPr>
        <w:t>due to its</w:t>
      </w:r>
      <w:r w:rsidR="007B5EE5" w:rsidRPr="00E80984">
        <w:rPr>
          <w:lang w:val="en-AU"/>
        </w:rPr>
        <w:t xml:space="preserve"> rarity. </w:t>
      </w:r>
      <w:r w:rsidR="00436AA5" w:rsidRPr="00E80984">
        <w:rPr>
          <w:lang w:val="en-AU"/>
        </w:rPr>
        <w:t>As normal-like tumours show similar expression pattern to normal breast tissues, s</w:t>
      </w:r>
      <w:r w:rsidR="00515E3A" w:rsidRPr="00E80984">
        <w:rPr>
          <w:lang w:val="en-AU"/>
        </w:rPr>
        <w:t xml:space="preserve">ome researchers even </w:t>
      </w:r>
      <w:r w:rsidR="0065761A" w:rsidRPr="00E80984">
        <w:rPr>
          <w:lang w:val="en-AU"/>
        </w:rPr>
        <w:t xml:space="preserve">argue that </w:t>
      </w:r>
      <w:r w:rsidR="005F3BF2" w:rsidRPr="00E80984">
        <w:rPr>
          <w:lang w:val="en-AU"/>
        </w:rPr>
        <w:t xml:space="preserve">this subtype </w:t>
      </w:r>
      <w:r w:rsidR="00436AA5" w:rsidRPr="00E80984">
        <w:rPr>
          <w:lang w:val="en-AU"/>
        </w:rPr>
        <w:t>might</w:t>
      </w:r>
      <w:r w:rsidR="0065761A" w:rsidRPr="00E80984">
        <w:rPr>
          <w:lang w:val="en-AU"/>
        </w:rPr>
        <w:t xml:space="preserve"> </w:t>
      </w:r>
      <w:r w:rsidR="00436AA5" w:rsidRPr="00E80984">
        <w:rPr>
          <w:lang w:val="en-AU"/>
        </w:rPr>
        <w:t>correspond to tumour samples</w:t>
      </w:r>
      <w:r w:rsidR="0065761A" w:rsidRPr="00E80984">
        <w:rPr>
          <w:lang w:val="en-AU"/>
        </w:rPr>
        <w:t xml:space="preserve"> </w:t>
      </w:r>
      <w:r w:rsidR="00436AA5" w:rsidRPr="00E80984">
        <w:rPr>
          <w:lang w:val="en-AU"/>
        </w:rPr>
        <w:t>contaminated by</w:t>
      </w:r>
      <w:r w:rsidR="0079200A" w:rsidRPr="00E80984">
        <w:rPr>
          <w:lang w:val="en-AU"/>
        </w:rPr>
        <w:t xml:space="preserve"> normal breast tissue</w:t>
      </w:r>
      <w:r w:rsidR="00735D80" w:rsidRPr="00E80984">
        <w:rPr>
          <w:lang w:val="en-AU"/>
        </w:rPr>
        <w:t>s</w:t>
      </w:r>
      <w:r w:rsidR="0079200A" w:rsidRPr="00E80984">
        <w:rPr>
          <w:lang w:val="en-AU"/>
        </w:rPr>
        <w:t xml:space="preserve"> during </w:t>
      </w:r>
      <w:r w:rsidR="00436AA5" w:rsidRPr="00E80984">
        <w:rPr>
          <w:lang w:val="en-AU"/>
        </w:rPr>
        <w:t xml:space="preserve">microarray experiment </w:t>
      </w:r>
      <w:r w:rsidR="00F46BD0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F26700E1-A1E0-40AB-A675-04CED2FBAFA4&lt;/uuid&gt;&lt;priority&gt;27&lt;/priority&gt;&lt;publications&gt;&lt;publication&gt;&lt;uuid&gt;583E8D52-6460-4DA2-BC61-95B2B3E33E8F&lt;/uuid&gt;&lt;volume&gt;38&lt;/volume&gt;&lt;doi&gt;10.1016/j.ctrv.2011.11.005&lt;/doi&gt;&lt;startpage&gt;698&lt;/startpage&gt;&lt;publication_date&gt;99201210011200000000222000&lt;/publication_date&gt;&lt;url&gt;http://dx.doi.org/10.1016/j.ctrv.2011.11.005&lt;/url&gt;&lt;citekey&gt;Eroles:2012kw&lt;/citekey&gt;&lt;type&gt;400&lt;/type&gt;&lt;title&gt;Molecular biology in breast cancer: Intrinsic subtypes and signaling pathways&lt;/title&gt;&lt;publisher&gt;Elsevier Ltd&lt;/publisher&gt;&lt;number&gt;6&lt;/number&gt;&lt;subtype&gt;400&lt;/subtype&gt;&lt;endpage&gt;707&lt;/endpage&gt;&lt;bundle&gt;&lt;publication&gt;&lt;publisher&gt;Elsevier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Pilar&lt;/firstName&gt;&lt;lastName&gt;Eroles&lt;/lastName&gt;&lt;/author&gt;&lt;author&gt;&lt;firstName&gt;Ana&lt;/firstName&gt;&lt;lastName&gt;Bosch&lt;/lastName&gt;&lt;/author&gt;&lt;author&gt;&lt;firstName&gt;J&lt;/firstName&gt;&lt;middleNames&gt;Alejandro&lt;/middleNames&gt;&lt;lastName&gt;Pérez-Fidalgo&lt;/lastName&gt;&lt;/author&gt;&lt;author&gt;&lt;firstName&gt;Ana&lt;/firstName&gt;&lt;lastName&gt;Lluch&lt;/lastName&gt;&lt;/author&gt;&lt;/authors&gt;&lt;/publication&gt;&lt;/publications&gt;&lt;cites&gt;&lt;/cites&gt;&lt;/citation&gt;</w:instrText>
      </w:r>
      <w:r w:rsidR="00F46BD0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(22)</w:t>
      </w:r>
      <w:r w:rsidR="00F46BD0" w:rsidRPr="00E80984">
        <w:rPr>
          <w:lang w:val="en-AU"/>
        </w:rPr>
        <w:fldChar w:fldCharType="end"/>
      </w:r>
      <w:r w:rsidR="007B5EE5" w:rsidRPr="00E80984">
        <w:rPr>
          <w:lang w:val="en-AU"/>
        </w:rPr>
        <w:t>.</w:t>
      </w:r>
    </w:p>
    <w:p w14:paraId="5F8C00D0" w14:textId="57F0B164" w:rsidR="00D437A6" w:rsidRPr="00E80984" w:rsidRDefault="0012506A" w:rsidP="00A87260">
      <w:pPr>
        <w:pStyle w:val="ManuscriptHeading3"/>
        <w:tabs>
          <w:tab w:val="left" w:pos="8100"/>
        </w:tabs>
        <w:rPr>
          <w:lang w:val="en-AU"/>
        </w:rPr>
      </w:pPr>
      <w:bookmarkStart w:id="4" w:name="_Toc233262406"/>
      <w:r w:rsidRPr="00E80984">
        <w:rPr>
          <w:lang w:val="en-AU" w:eastAsia="zh-CN"/>
        </w:rPr>
        <w:lastRenderedPageBreak/>
        <w:t>Recent advances in breast cancer</w:t>
      </w:r>
      <w:r w:rsidR="00D437A6" w:rsidRPr="00E80984">
        <w:rPr>
          <w:lang w:val="en-AU" w:eastAsia="zh-CN"/>
        </w:rPr>
        <w:t xml:space="preserve"> classification</w:t>
      </w:r>
      <w:bookmarkEnd w:id="4"/>
    </w:p>
    <w:p w14:paraId="3C074672" w14:textId="5B9993DE" w:rsidR="00683FA1" w:rsidRPr="00E80984" w:rsidRDefault="00C42899" w:rsidP="00AD7084">
      <w:pPr>
        <w:pStyle w:val="ManuscriptNormal"/>
        <w:tabs>
          <w:tab w:val="left" w:pos="8100"/>
        </w:tabs>
        <w:rPr>
          <w:lang w:val="en-AU"/>
        </w:rPr>
      </w:pPr>
      <w:r>
        <w:rPr>
          <w:lang w:val="en-AU"/>
        </w:rPr>
        <w:t>Despite the critical roles that</w:t>
      </w:r>
      <w:r w:rsidR="00005C93" w:rsidRPr="00E80984">
        <w:rPr>
          <w:lang w:val="en-AU"/>
        </w:rPr>
        <w:t xml:space="preserve"> the above-mentioned classification schemes </w:t>
      </w:r>
      <w:r>
        <w:rPr>
          <w:lang w:val="en-AU"/>
        </w:rPr>
        <w:t>have played in</w:t>
      </w:r>
      <w:r w:rsidR="00005C93" w:rsidRPr="00E80984">
        <w:rPr>
          <w:lang w:val="en-AU"/>
        </w:rPr>
        <w:t xml:space="preserve"> </w:t>
      </w:r>
      <w:r w:rsidR="00AA7322" w:rsidRPr="00E80984">
        <w:rPr>
          <w:lang w:val="en-AU"/>
        </w:rPr>
        <w:t xml:space="preserve">breast cancer research and treatment, </w:t>
      </w:r>
      <w:r w:rsidR="00ED64DF" w:rsidRPr="00E80984">
        <w:rPr>
          <w:lang w:val="en-AU"/>
        </w:rPr>
        <w:t>substantial variation</w:t>
      </w:r>
      <w:r w:rsidR="00AA7322" w:rsidRPr="00E80984">
        <w:rPr>
          <w:lang w:val="en-AU"/>
        </w:rPr>
        <w:t xml:space="preserve"> still exists wi</w:t>
      </w:r>
      <w:r w:rsidR="0037296C" w:rsidRPr="00E80984">
        <w:rPr>
          <w:lang w:val="en-AU"/>
        </w:rPr>
        <w:t xml:space="preserve">thin each subtype. </w:t>
      </w:r>
      <w:r w:rsidR="00124069">
        <w:rPr>
          <w:rFonts w:hint="eastAsia"/>
          <w:lang w:val="en-AU"/>
        </w:rPr>
        <w:t>S</w:t>
      </w:r>
      <w:r w:rsidR="0037296C" w:rsidRPr="00E80984">
        <w:rPr>
          <w:lang w:val="en-AU"/>
        </w:rPr>
        <w:t xml:space="preserve">everal </w:t>
      </w:r>
      <w:r w:rsidR="00661188">
        <w:rPr>
          <w:lang w:val="en-AU"/>
        </w:rPr>
        <w:t>studies</w:t>
      </w:r>
      <w:r w:rsidR="0037296C" w:rsidRPr="00E80984">
        <w:rPr>
          <w:rFonts w:hint="eastAsia"/>
          <w:lang w:val="en-AU"/>
        </w:rPr>
        <w:t xml:space="preserve"> have been </w:t>
      </w:r>
      <w:r w:rsidR="00661188">
        <w:rPr>
          <w:lang w:val="en-AU"/>
        </w:rPr>
        <w:t>conduced</w:t>
      </w:r>
      <w:r w:rsidR="0037296C" w:rsidRPr="00E80984">
        <w:rPr>
          <w:rFonts w:hint="eastAsia"/>
          <w:lang w:val="en-AU"/>
        </w:rPr>
        <w:t xml:space="preserve"> in recent years</w:t>
      </w:r>
      <w:r w:rsidR="00124069">
        <w:rPr>
          <w:lang w:val="en-AU"/>
        </w:rPr>
        <w:t xml:space="preserve"> </w:t>
      </w:r>
      <w:r w:rsidR="00124069">
        <w:rPr>
          <w:rFonts w:hint="eastAsia"/>
          <w:lang w:val="en-AU"/>
        </w:rPr>
        <w:t>to tackle this issue</w:t>
      </w:r>
      <w:r w:rsidR="0037296C" w:rsidRPr="00E80984">
        <w:rPr>
          <w:rFonts w:hint="eastAsia"/>
          <w:lang w:val="en-AU"/>
        </w:rPr>
        <w:t xml:space="preserve">. </w:t>
      </w:r>
      <w:r w:rsidR="009B4D46" w:rsidRPr="00E80984">
        <w:rPr>
          <w:rFonts w:hint="eastAsia"/>
          <w:lang w:val="en-AU"/>
        </w:rPr>
        <w:t>As one major effort</w:t>
      </w:r>
      <w:r w:rsidR="00AD7084" w:rsidRPr="00E80984">
        <w:rPr>
          <w:rFonts w:hint="eastAsia"/>
          <w:lang w:val="en-AU"/>
        </w:rPr>
        <w:t xml:space="preserve">, </w:t>
      </w:r>
      <w:proofErr w:type="spellStart"/>
      <w:r w:rsidR="00D437A6" w:rsidRPr="00E80984">
        <w:rPr>
          <w:lang w:val="en-AU"/>
        </w:rPr>
        <w:t>Gatza</w:t>
      </w:r>
      <w:proofErr w:type="spellEnd"/>
      <w:r w:rsidR="00D437A6" w:rsidRPr="00E80984">
        <w:rPr>
          <w:lang w:val="en-AU"/>
        </w:rPr>
        <w:t xml:space="preserve"> </w:t>
      </w:r>
      <w:r w:rsidR="00D437A6" w:rsidRPr="00E80984">
        <w:rPr>
          <w:i/>
          <w:lang w:val="en-AU"/>
        </w:rPr>
        <w:t>et al.</w:t>
      </w:r>
      <w:r w:rsidR="00D437A6" w:rsidRPr="00E80984">
        <w:rPr>
          <w:lang w:val="en-AU"/>
        </w:rPr>
        <w:t xml:space="preserve"> </w:t>
      </w:r>
      <w:r w:rsidR="00D437A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E37F79C2-1A44-4BAB-BC93-114082DCACCA&lt;/uuid&gt;&lt;priority&gt;28&lt;/priority&gt;&lt;publications&gt;&lt;publication&gt;&lt;uuid&gt;37DF27A6-067E-403B-B279-EC3CD1429E2D&lt;/uuid&gt;&lt;volume&gt;107&lt;/volume&gt;&lt;doi&gt;10.1073/pnas.0912708107&lt;/doi&gt;&lt;startpage&gt;6994&lt;/startpage&gt;&lt;publication_date&gt;99201004131200000000222000&lt;/publication_date&gt;&lt;url&gt;http://eutils.ncbi.nlm.nih.gov/entrez/eutils/elink.fcgi?dbfrom=pubmed&amp;amp;id=20335537&amp;amp;retmode=ref&amp;amp;cmd=prlinks&lt;/url&gt;&lt;citekey&gt;Gatza:2010cs&lt;/citekey&gt;&lt;type&gt;400&lt;/type&gt;&lt;title&gt;A pathway-based classification of human breast cancer.&lt;/title&gt;&lt;location&gt;200,9,36.0044346,-78.9358171&lt;/location&gt;&lt;institution&gt;Duke Institute for Genome Sciences and Policy, Duke University Medical Center, Durham, NC 27710, USA.&lt;/institution&gt;&lt;number&gt;15&lt;/number&gt;&lt;subtype&gt;400&lt;/subtype&gt;&lt;endpage&gt;6999&lt;/endpage&gt;&lt;bundle&gt;&lt;publication&gt;&lt;url&gt;http://www.pnas.org/&lt;/url&gt;&lt;title&gt;Proceedings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Michael&lt;/firstName&gt;&lt;middleNames&gt;L&lt;/middleNames&gt;&lt;lastName&gt;Gatza&lt;/lastName&gt;&lt;/author&gt;&lt;author&gt;&lt;firstName&gt;Joseph&lt;/firstName&gt;&lt;middleNames&gt;E&lt;/middleNames&gt;&lt;lastName&gt;Lucas&lt;/lastName&gt;&lt;/author&gt;&lt;author&gt;&lt;firstName&gt;William&lt;/firstName&gt;&lt;middleNames&gt;T&lt;/middleNames&gt;&lt;lastName&gt;Barry&lt;/lastName&gt;&lt;/author&gt;&lt;author&gt;&lt;firstName&gt;Jong&lt;/firstName&gt;&lt;middleNames&gt;Wook&lt;/middleNames&gt;&lt;lastName&gt;Kim&lt;/lastName&gt;&lt;/author&gt;&lt;author&gt;&lt;firstName&gt;Quanli&lt;/firstName&gt;&lt;lastName&gt;Wang&lt;/lastName&gt;&lt;/author&gt;&lt;author&gt;&lt;firstName&gt;Matthew&lt;/firstName&gt;&lt;middleNames&gt;D&lt;/middleNames&gt;&lt;lastName&gt;Crawford&lt;/lastName&gt;&lt;/author&gt;&lt;author&gt;&lt;firstName&gt;Michael&lt;/firstName&gt;&lt;middleNames&gt;B&lt;/middleNames&gt;&lt;lastName&gt;Datto&lt;/lastName&gt;&lt;/author&gt;&lt;author&gt;&lt;firstName&gt;Michael&lt;/firstName&gt;&lt;lastName&gt;Kelley&lt;/lastName&gt;&lt;/author&gt;&lt;author&gt;&lt;firstName&gt;Bernard&lt;/firstName&gt;&lt;lastName&gt;Mathey-Prevot&lt;/lastName&gt;&lt;/author&gt;&lt;author&gt;&lt;firstName&gt;Anil&lt;/firstName&gt;&lt;lastName&gt;Potti&lt;/lastName&gt;&lt;/author&gt;&lt;author&gt;&lt;firstName&gt;Joseph&lt;/firstName&gt;&lt;middleNames&gt;R&lt;/middleNames&gt;&lt;lastName&gt;Nevins&lt;/lastName&gt;&lt;/author&gt;&lt;/authors&gt;&lt;/publication&gt;&lt;/publications&gt;&lt;cites&gt;&lt;/cites&gt;&lt;/citation&gt;</w:instrText>
      </w:r>
      <w:r w:rsidR="00D437A6" w:rsidRPr="00E80984">
        <w:rPr>
          <w:lang w:val="en-AU"/>
        </w:rPr>
        <w:fldChar w:fldCharType="separate"/>
      </w:r>
      <w:r w:rsidR="006764A3" w:rsidRPr="00E80984">
        <w:rPr>
          <w:lang w:val="en-AU" w:eastAsia="zh-TW"/>
        </w:rPr>
        <w:t>(23)</w:t>
      </w:r>
      <w:r w:rsidR="00D437A6" w:rsidRPr="00E80984">
        <w:rPr>
          <w:lang w:val="en-AU"/>
        </w:rPr>
        <w:fldChar w:fldCharType="end"/>
      </w:r>
      <w:r w:rsidR="00D437A6" w:rsidRPr="00E80984">
        <w:rPr>
          <w:lang w:val="en-AU"/>
        </w:rPr>
        <w:t xml:space="preserve"> suggested 17 subgroups of breast cancer based on </w:t>
      </w:r>
      <w:r w:rsidR="00802FB3" w:rsidRPr="00802FB3">
        <w:rPr>
          <w:lang w:val="en-AU"/>
        </w:rPr>
        <w:t xml:space="preserve">pathway activity </w:t>
      </w:r>
      <w:r w:rsidR="00D437A6" w:rsidRPr="00E80984">
        <w:rPr>
          <w:lang w:val="en-AU"/>
        </w:rPr>
        <w:t xml:space="preserve">patterns using gene expression data. </w:t>
      </w:r>
      <w:r w:rsidR="005A3C26" w:rsidRPr="00E80984">
        <w:rPr>
          <w:rFonts w:hint="eastAsia"/>
          <w:lang w:val="en-AU"/>
        </w:rPr>
        <w:t>Specifically, subgroups 11 and 17 correspond to luminal A tumour</w:t>
      </w:r>
      <w:r w:rsidR="003E2EF0">
        <w:rPr>
          <w:lang w:val="en-AU"/>
        </w:rPr>
        <w:t>s</w:t>
      </w:r>
      <w:r w:rsidR="005A3C26" w:rsidRPr="00E80984">
        <w:rPr>
          <w:rFonts w:hint="eastAsia"/>
          <w:lang w:val="en-AU"/>
        </w:rPr>
        <w:t>; subgroups 3, 4, 6, 9 and 16 represent luminal B tumour</w:t>
      </w:r>
      <w:r w:rsidR="00B51A75">
        <w:rPr>
          <w:lang w:val="en-AU"/>
        </w:rPr>
        <w:t>s</w:t>
      </w:r>
      <w:r w:rsidR="005A3C26" w:rsidRPr="00E80984">
        <w:rPr>
          <w:rFonts w:hint="eastAsia"/>
          <w:lang w:val="en-AU"/>
        </w:rPr>
        <w:t xml:space="preserve">; subgroups 7 and 10 comprise HER2-enriched tumours; subgroups 2, 5, and 8 are Basal-like tumours; </w:t>
      </w:r>
      <w:r w:rsidR="005130A2" w:rsidRPr="00E80984">
        <w:rPr>
          <w:lang w:val="en-AU"/>
        </w:rPr>
        <w:t>other</w:t>
      </w:r>
      <w:r w:rsidR="005130A2" w:rsidRPr="00E80984">
        <w:rPr>
          <w:rFonts w:hint="eastAsia"/>
          <w:lang w:val="en-AU"/>
        </w:rPr>
        <w:t xml:space="preserve"> subgroups are a mixture of </w:t>
      </w:r>
      <w:r w:rsidR="0028184B">
        <w:rPr>
          <w:lang w:val="en-AU"/>
        </w:rPr>
        <w:t>varied</w:t>
      </w:r>
      <w:r w:rsidR="005130A2" w:rsidRPr="00E80984">
        <w:rPr>
          <w:rFonts w:hint="eastAsia"/>
          <w:lang w:val="en-AU"/>
        </w:rPr>
        <w:t xml:space="preserve"> </w:t>
      </w:r>
      <w:r w:rsidR="005130A2" w:rsidRPr="00E80984">
        <w:rPr>
          <w:lang w:val="en-AU"/>
        </w:rPr>
        <w:t>PAM50 subtypes.</w:t>
      </w:r>
      <w:r w:rsidR="005A3C26" w:rsidRPr="00E80984">
        <w:rPr>
          <w:rFonts w:hint="eastAsia"/>
          <w:lang w:val="en-AU"/>
        </w:rPr>
        <w:t xml:space="preserve"> </w:t>
      </w:r>
      <w:r w:rsidR="00D437A6" w:rsidRPr="00E80984">
        <w:rPr>
          <w:lang w:val="en-AU"/>
        </w:rPr>
        <w:t xml:space="preserve">This </w:t>
      </w:r>
      <w:r w:rsidR="008712A7" w:rsidRPr="00E80984">
        <w:rPr>
          <w:lang w:val="en-AU"/>
        </w:rPr>
        <w:t>new breast cancer taxonomy</w:t>
      </w:r>
      <w:r w:rsidR="008B1C00" w:rsidRPr="00E80984">
        <w:rPr>
          <w:lang w:val="en-AU"/>
        </w:rPr>
        <w:t xml:space="preserve"> provides a</w:t>
      </w:r>
      <w:r w:rsidR="00D437A6" w:rsidRPr="00E80984">
        <w:rPr>
          <w:lang w:val="en-AU"/>
        </w:rPr>
        <w:t xml:space="preserve"> </w:t>
      </w:r>
      <w:r w:rsidR="008712A7" w:rsidRPr="00E80984">
        <w:rPr>
          <w:lang w:val="en-AU"/>
        </w:rPr>
        <w:t>functional</w:t>
      </w:r>
      <w:r w:rsidR="00D437A6" w:rsidRPr="00E80984">
        <w:rPr>
          <w:lang w:val="en-AU"/>
        </w:rPr>
        <w:t xml:space="preserve"> interpretation of each subgroup and therefore </w:t>
      </w:r>
      <w:r w:rsidR="008B1C00" w:rsidRPr="00E80984">
        <w:rPr>
          <w:lang w:val="en-AU"/>
        </w:rPr>
        <w:t>can be particularly useful in guiding</w:t>
      </w:r>
      <w:r w:rsidR="006D18C4" w:rsidRPr="00E80984">
        <w:rPr>
          <w:lang w:val="en-AU"/>
        </w:rPr>
        <w:t xml:space="preserve"> therapeutic choices</w:t>
      </w:r>
      <w:r w:rsidR="007C2341">
        <w:rPr>
          <w:lang w:val="en-AU"/>
        </w:rPr>
        <w:t xml:space="preserve"> and patient stratification for testing new drugs</w:t>
      </w:r>
      <w:r w:rsidR="00BB3399" w:rsidRPr="00E80984">
        <w:rPr>
          <w:lang w:val="en-AU"/>
        </w:rPr>
        <w:t xml:space="preserve"> </w:t>
      </w:r>
      <w:r w:rsidR="00BB3399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98069A56-8923-4AB0-90EA-8ECD31982E5E&lt;/uuid&gt;&lt;priority&gt;29&lt;/priority&gt;&lt;publications&gt;&lt;publication&gt;&lt;uuid&gt;37DF27A6-067E-403B-B279-EC3CD1429E2D&lt;/uuid&gt;&lt;volume&gt;107&lt;/volume&gt;&lt;doi&gt;10.1073/pnas.0912708107&lt;/doi&gt;&lt;startpage&gt;6994&lt;/startpage&gt;&lt;publication_date&gt;99201004131200000000222000&lt;/publication_date&gt;&lt;url&gt;http://eutils.ncbi.nlm.nih.gov/entrez/eutils/elink.fcgi?dbfrom=pubmed&amp;amp;id=20335537&amp;amp;retmode=ref&amp;amp;cmd=prlinks&lt;/url&gt;&lt;citekey&gt;Gatza:2010cs&lt;/citekey&gt;&lt;type&gt;400&lt;/type&gt;&lt;title&gt;A pathway-based classification of human breast cancer.&lt;/title&gt;&lt;location&gt;200,9,36.0044346,-78.9358171&lt;/location&gt;&lt;institution&gt;Duke Institute for Genome Sciences and Policy, Duke University Medical Center, Durham, NC 27710, USA.&lt;/institution&gt;&lt;number&gt;15&lt;/number&gt;&lt;subtype&gt;400&lt;/subtype&gt;&lt;endpage&gt;6999&lt;/endpage&gt;&lt;bundle&gt;&lt;publication&gt;&lt;url&gt;http://www.pnas.org/&lt;/url&gt;&lt;title&gt;Proceedings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Michael&lt;/firstName&gt;&lt;middleNames&gt;L&lt;/middleNames&gt;&lt;lastName&gt;Gatza&lt;/lastName&gt;&lt;/author&gt;&lt;author&gt;&lt;firstName&gt;Joseph&lt;/firstName&gt;&lt;middleNames&gt;E&lt;/middleNames&gt;&lt;lastName&gt;Lucas&lt;/lastName&gt;&lt;/author&gt;&lt;author&gt;&lt;firstName&gt;William&lt;/firstName&gt;&lt;middleNames&gt;T&lt;/middleNames&gt;&lt;lastName&gt;Barry&lt;/lastName&gt;&lt;/author&gt;&lt;author&gt;&lt;firstName&gt;Jong&lt;/firstName&gt;&lt;middleNames&gt;Wook&lt;/middleNames&gt;&lt;lastName&gt;Kim&lt;/lastName&gt;&lt;/author&gt;&lt;author&gt;&lt;firstName&gt;Quanli&lt;/firstName&gt;&lt;lastName&gt;Wang&lt;/lastName&gt;&lt;/author&gt;&lt;author&gt;&lt;firstName&gt;Matthew&lt;/firstName&gt;&lt;middleNames&gt;D&lt;/middleNames&gt;&lt;lastName&gt;Crawford&lt;/lastName&gt;&lt;/author&gt;&lt;author&gt;&lt;firstName&gt;Michael&lt;/firstName&gt;&lt;middleNames&gt;B&lt;/middleNames&gt;&lt;lastName&gt;Datto&lt;/lastName&gt;&lt;/author&gt;&lt;author&gt;&lt;firstName&gt;Michael&lt;/firstName&gt;&lt;lastName&gt;Kelley&lt;/lastName&gt;&lt;/author&gt;&lt;author&gt;&lt;firstName&gt;Bernard&lt;/firstName&gt;&lt;lastName&gt;Mathey-Prevot&lt;/lastName&gt;&lt;/author&gt;&lt;author&gt;&lt;firstName&gt;Anil&lt;/firstName&gt;&lt;lastName&gt;Potti&lt;/lastName&gt;&lt;/author&gt;&lt;author&gt;&lt;firstName&gt;Joseph&lt;/firstName&gt;&lt;middleNames&gt;R&lt;/middleNames&gt;&lt;lastName&gt;Nevins&lt;/lastName&gt;&lt;/author&gt;&lt;/authors&gt;&lt;/publication&gt;&lt;/publications&gt;&lt;cites&gt;&lt;/cites&gt;&lt;/citation&gt;</w:instrText>
      </w:r>
      <w:r w:rsidR="00BB3399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(23)</w:t>
      </w:r>
      <w:r w:rsidR="00BB3399" w:rsidRPr="00E80984">
        <w:rPr>
          <w:lang w:val="en-AU"/>
        </w:rPr>
        <w:fldChar w:fldCharType="end"/>
      </w:r>
      <w:r w:rsidR="00B37CAF" w:rsidRPr="00E80984">
        <w:rPr>
          <w:lang w:val="en-AU"/>
        </w:rPr>
        <w:t>.</w:t>
      </w:r>
    </w:p>
    <w:p w14:paraId="0182E4B0" w14:textId="15BEB463" w:rsidR="002B7C4F" w:rsidRPr="00E80984" w:rsidRDefault="007C4B20" w:rsidP="007C3416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As another major effort</w:t>
      </w:r>
      <w:r w:rsidR="00CA507F" w:rsidRPr="00E80984">
        <w:rPr>
          <w:lang w:val="en-AU"/>
        </w:rPr>
        <w:t>, b</w:t>
      </w:r>
      <w:r w:rsidR="00D437A6" w:rsidRPr="00E80984">
        <w:rPr>
          <w:lang w:val="en-AU"/>
        </w:rPr>
        <w:t>y integrating DNA copy number and gene</w:t>
      </w:r>
      <w:r w:rsidR="00330BD4" w:rsidRPr="00E80984">
        <w:rPr>
          <w:lang w:val="en-AU"/>
        </w:rPr>
        <w:t xml:space="preserve"> expression data, </w:t>
      </w:r>
      <w:r w:rsidR="00B9241F" w:rsidRPr="00E80984">
        <w:rPr>
          <w:lang w:val="en-AU"/>
        </w:rPr>
        <w:t>Curtis et al. classified breast cancer samples into 10 integrative clusters</w:t>
      </w:r>
      <w:r w:rsidR="005C3877" w:rsidRPr="00E80984">
        <w:rPr>
          <w:lang w:val="en-AU"/>
        </w:rPr>
        <w:t xml:space="preserve"> </w:t>
      </w:r>
      <w:r w:rsidR="005C3877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6D4E98DC-472C-4683-B37B-92137AE6E02D&lt;/uuid&gt;&lt;priority&gt;30&lt;/priority&gt;&lt;publications&gt;&lt;publication&gt;&lt;publication_date&gt;99201204181200000000222000&lt;/publication_date&gt;&lt;startpage&gt;1&lt;/startpage&gt;&lt;doi&gt;10.1038/nature10983&lt;/doi&gt;&lt;title&gt;The genomic and transcriptomic architecture of 2,000 breast tumours reveals novel subgroups&lt;/title&gt;&lt;uuid&gt;B6D59A0A-FFC8-4DA5-B58C-D1F4E54D2DA0&lt;/uuid&gt;&lt;subtype&gt;400&lt;/subtype&gt;&lt;publisher&gt;Nature Publishing Group&lt;/publisher&gt;&lt;type&gt;400&lt;/type&gt;&lt;citekey&gt;Curtis:2012il&lt;/citekey&gt;&lt;endpage&gt;7&lt;/endpage&gt;&lt;url&gt;http://www.nature.com/doifinder/10.1038/nature10983&lt;/url&gt;&lt;bundle&gt;&lt;publication&gt;&lt;publisher&gt;Nature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Christina&lt;/firstName&gt;&lt;lastName&gt;Curtis&lt;/lastName&gt;&lt;/author&gt;&lt;author&gt;&lt;firstName&gt;Sohrab&lt;/firstName&gt;&lt;middleNames&gt;P&lt;/middleNames&gt;&lt;lastName&gt;Shah&lt;/lastName&gt;&lt;/author&gt;&lt;author&gt;&lt;firstName&gt;Suet-Feung&lt;/firstName&gt;&lt;lastName&gt;Chin&lt;/lastName&gt;&lt;/author&gt;&lt;author&gt;&lt;firstName&gt;Gulisa&lt;/firstName&gt;&lt;lastName&gt;Turashvili&lt;/lastName&gt;&lt;/author&gt;&lt;author&gt;&lt;firstName&gt;Oscar&lt;/firstName&gt;&lt;middleNames&gt;M&lt;/middleNames&gt;&lt;lastName&gt;Rueda&lt;/lastName&gt;&lt;/author&gt;&lt;author&gt;&lt;firstName&gt;Mark&lt;/firstName&gt;&lt;middleNames&gt;J&lt;/middleNames&gt;&lt;lastName&gt;Dunning&lt;/lastName&gt;&lt;/author&gt;&lt;author&gt;&lt;firstName&gt;Doug&lt;/firstName&gt;&lt;lastName&gt;Speed&lt;/lastName&gt;&lt;/author&gt;&lt;author&gt;&lt;firstName&gt;Andy&lt;/firstName&gt;&lt;middleNames&gt;G&lt;/middleNames&gt;&lt;lastName&gt;Lynch&lt;/lastName&gt;&lt;/author&gt;&lt;author&gt;&lt;firstName&gt;Shamith&lt;/firstName&gt;&lt;lastName&gt;Samarajiwa&lt;/lastName&gt;&lt;/author&gt;&lt;author&gt;&lt;firstName&gt;Yinyin&lt;/firstName&gt;&lt;lastName&gt;Yuan&lt;/lastName&gt;&lt;/author&gt;&lt;author&gt;&lt;firstName&gt;Stefan&lt;/firstName&gt;&lt;lastName&gt;Gräf&lt;/lastName&gt;&lt;/author&gt;&lt;author&gt;&lt;firstName&gt;Gavin&lt;/firstName&gt;&lt;lastName&gt;Ha&lt;/lastName&gt;&lt;/author&gt;&lt;author&gt;&lt;firstName&gt;Gholamreza&lt;/firstName&gt;&lt;lastName&gt;Haffari&lt;/lastName&gt;&lt;/author&gt;&lt;author&gt;&lt;firstName&gt;Ali&lt;/firstName&gt;&lt;lastName&gt;Bashashati&lt;/lastName&gt;&lt;/author&gt;&lt;author&gt;&lt;firstName&gt;Roslin&lt;/firstName&gt;&lt;lastName&gt;Russell&lt;/lastName&gt;&lt;/author&gt;&lt;author&gt;&lt;firstName&gt;Steven&lt;/firstName&gt;&lt;lastName&gt;McKinney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Christina&lt;/firstName&gt;&lt;lastName&gt;Curtis&lt;/lastName&gt;&lt;/author&gt;&lt;author&gt;&lt;firstName&gt;Sohrab&lt;/firstName&gt;&lt;middleNames&gt;P&lt;/middleNames&gt;&lt;lastName&gt;Shah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James&lt;/firstName&gt;&lt;middleNames&gt;D&lt;/middleNames&gt;&lt;lastName&gt;Brenton&lt;/lastName&gt;&lt;/author&gt;&lt;author&gt;&lt;firstName&gt;Ian&lt;/firstName&gt;&lt;lastName&gt;Ellis&lt;/lastName&gt;&lt;/author&gt;&lt;author&gt;&lt;firstName&gt;David&lt;/firstName&gt;&lt;lastName&gt;Huntsman&lt;/lastName&gt;&lt;/author&gt;&lt;author&gt;&lt;firstName&gt;Sarah&lt;/firstName&gt;&lt;lastName&gt;Pinder&lt;/lastName&gt;&lt;/author&gt;&lt;author&gt;&lt;firstName&gt;Arnie&lt;/firstName&gt;&lt;lastName&gt;Purushotham&lt;/lastName&gt;&lt;/author&gt;&lt;author&gt;&lt;firstName&gt;Leigh&lt;/firstName&gt;&lt;lastName&gt;Murphy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Carlos&lt;/firstName&gt;&lt;lastName&gt;Caldas&lt;/lastName&gt;&lt;/author&gt;&lt;author&gt;&lt;firstName&gt;Helen&lt;/firstName&gt;&lt;lastName&gt;Bardwell&lt;/lastName&gt;&lt;/author&gt;&lt;author&gt;&lt;firstName&gt;Suet-Feung&lt;/firstName&gt;&lt;lastName&gt;Chin&lt;/lastName&gt;&lt;/author&gt;&lt;author&gt;&lt;firstName&gt;Christina&lt;/firstName&gt;&lt;lastName&gt;Curtis&lt;/lastName&gt;&lt;/author&gt;&lt;author&gt;&lt;firstName&gt;Zhihao&lt;/firstName&gt;&lt;lastName&gt;Ding&lt;/lastName&gt;&lt;/author&gt;&lt;author&gt;&lt;firstName&gt;Stefan&lt;/firstName&gt;&lt;lastName&gt;Gräf&lt;/lastName&gt;&lt;/author&gt;&lt;author&gt;&lt;firstName&gt;Linda&lt;/firstName&gt;&lt;lastName&gt;Jones&lt;/lastName&gt;&lt;/author&gt;&lt;author&gt;&lt;firstName&gt;Bin&lt;/firstName&gt;&lt;lastName&gt;Liu&lt;/lastName&gt;&lt;/author&gt;&lt;author&gt;&lt;firstName&gt;Andy&lt;/firstName&gt;&lt;middleNames&gt;G&lt;/middleNames&gt;&lt;lastName&gt;Lynch&lt;/lastName&gt;&lt;/author&gt;&lt;author&gt;&lt;firstName&gt;Irene&lt;/firstName&gt;&lt;lastName&gt;Papatheodorou&lt;/lastName&gt;&lt;/author&gt;&lt;author&gt;&lt;firstName&gt;Stephen&lt;/firstName&gt;&lt;middleNames&gt;J&lt;/middleNames&gt;&lt;lastName&gt;Sammut&lt;/lastName&gt;&lt;/author&gt;&lt;author&gt;&lt;firstName&gt;Gordon&lt;/firstName&gt;&lt;lastName&gt;Wishart&lt;/lastName&gt;&lt;/author&gt;&lt;author&gt;&lt;firstName&gt;Samuel&lt;/firstName&gt;&lt;lastName&gt;Aparicio&lt;/lastName&gt;&lt;/author&gt;&lt;author&gt;&lt;firstName&gt;Steven&lt;/firstName&gt;&lt;lastName&gt;Chia&lt;/lastName&gt;&lt;/author&gt;&lt;author&gt;&lt;firstName&gt;Karen&lt;/firstName&gt;&lt;lastName&gt;Gelmon&lt;/lastName&gt;&lt;/author&gt;&lt;author&gt;&lt;firstName&gt;David&lt;/firstName&gt;&lt;lastName&gt;Huntsman&lt;/lastName&gt;&lt;/author&gt;&lt;author&gt;&lt;firstName&gt;Steven&lt;/firstName&gt;&lt;lastName&gt;McKinney&lt;/lastName&gt;&lt;/author&gt;&lt;author&gt;&lt;firstName&gt;Caroline&lt;/firstName&gt;&lt;lastName&gt;Speers&lt;/lastName&gt;&lt;/author&gt;&lt;author&gt;&lt;firstName&gt;Gulisa&lt;/firstName&gt;&lt;lastName&gt;Turashvili&lt;/lastName&gt;&lt;/author&gt;&lt;author&gt;&lt;firstName&gt;Peter&lt;/firstName&gt;&lt;lastName&gt;Watson&lt;/lastName&gt;&lt;/author&gt;&lt;author&gt;&lt;firstName&gt;Ian&lt;/firstName&gt;&lt;lastName&gt;Ellis&lt;/lastName&gt;&lt;/author&gt;&lt;author&gt;&lt;firstName&gt;Roger&lt;/firstName&gt;&lt;lastName&gt;Blamey&lt;/lastName&gt;&lt;/author&gt;&lt;author&gt;&lt;firstName&gt;Andrew&lt;/firstName&gt;&lt;lastName&gt;Green&lt;/lastName&gt;&lt;/author&gt;&lt;author&gt;&lt;firstName&gt;Douglas&lt;/firstName&gt;&lt;lastName&gt;Macmillan&lt;/lastName&gt;&lt;/author&gt;&lt;author&gt;&lt;firstName&gt;Emad&lt;/firstName&gt;&lt;lastName&gt;Rakha&lt;/lastName&gt;&lt;/author&gt;&lt;author&gt;&lt;firstName&gt;Arnie&lt;/firstName&gt;&lt;lastName&gt;Purushotham&lt;/lastName&gt;&lt;/author&gt;&lt;author&gt;&lt;firstName&gt;Cheryl&lt;/firstName&gt;&lt;lastName&gt;Gillett&lt;/lastName&gt;&lt;/author&gt;&lt;author&gt;&lt;firstName&gt;Anita&lt;/firstName&gt;&lt;lastName&gt;Grigoriadis&lt;/lastName&gt;&lt;/author&gt;&lt;author&gt;&lt;firstName&gt;Sarah&lt;/firstName&gt;&lt;lastName&gt;Pinder&lt;/lastName&gt;&lt;/author&gt;&lt;author&gt;&lt;nonDroppingParticle&gt;di&lt;/nonDroppingParticle&gt;&lt;firstName&gt;Emanuele&lt;/firstName&gt;&lt;lastName&gt;Rinaldis&lt;/lastName&gt;&lt;/author&gt;&lt;author&gt;&lt;firstName&gt;Andy&lt;/firstName&gt;&lt;lastName&gt;Tutt&lt;/lastName&gt;&lt;/author&gt;&lt;author&gt;&lt;firstName&gt;Leigh&lt;/firstName&gt;&lt;lastName&gt;Murphy&lt;/lastName&gt;&lt;/author&gt;&lt;author&gt;&lt;firstName&gt;Michelle&lt;/firstName&gt;&lt;lastName&gt;Parisien&lt;/lastName&gt;&lt;/author&gt;&lt;author&gt;&lt;firstName&gt;Sandra&lt;/firstName&gt;&lt;lastName&gt;Troup&lt;/lastName&gt;&lt;/author&gt;&lt;author&gt;&lt;firstName&gt;Carlos&lt;/firstName&gt;&lt;lastName&gt;Caldas&lt;/lastName&gt;&lt;/author&gt;&lt;author&gt;&lt;firstName&gt;Suet-Feung&lt;/firstName&gt;&lt;lastName&gt;Chin&lt;/lastName&gt;&lt;/author&gt;&lt;author&gt;&lt;firstName&gt;Derek&lt;/firstName&gt;&lt;lastName&gt;Chan&lt;/lastName&gt;&lt;/author&gt;&lt;author&gt;&lt;firstName&gt;Claire&lt;/firstName&gt;&lt;lastName&gt;Fielding&lt;/lastName&gt;&lt;/author&gt;&lt;author&gt;&lt;firstName&gt;Ana-Teresa&lt;/firstName&gt;&lt;lastName&gt;Maia&lt;/lastName&gt;&lt;/author&gt;&lt;author&gt;&lt;firstName&gt;Sarah&lt;/firstName&gt;&lt;lastName&gt;McGuire&lt;/lastName&gt;&lt;/author&gt;&lt;author&gt;&lt;firstName&gt;Michelle&lt;/firstName&gt;&lt;lastName&gt;Osborne&lt;/lastName&gt;&lt;/author&gt;&lt;author&gt;&lt;firstName&gt;Sara&lt;/firstName&gt;&lt;middleNames&gt;M&lt;/middleNames&gt;&lt;lastName&gt;Sayalero&lt;/lastName&gt;&lt;/author&gt;&lt;author&gt;&lt;firstName&gt;Inmaculada&lt;/firstName&gt;&lt;lastName&gt;Spiteri&lt;/lastName&gt;&lt;/author&gt;&lt;author&gt;&lt;firstName&gt;James&lt;/firstName&gt;&lt;lastName&gt;Hadfield&lt;/lastName&gt;&lt;/author&gt;&lt;author&gt;&lt;firstName&gt;Samuel&lt;/firstName&gt;&lt;lastName&gt;Aparicio&lt;/lastName&gt;&lt;/author&gt;&lt;author&gt;&lt;firstName&gt;Gulisa&lt;/firstName&gt;&lt;lastName&gt;Turashvili&lt;/lastName&gt;&lt;/author&gt;&lt;author&gt;&lt;firstName&gt;Lynda&lt;/firstName&gt;&lt;lastName&gt;Bell&lt;/lastName&gt;&lt;/author&gt;&lt;author&gt;&lt;firstName&gt;Katie&lt;/firstName&gt;&lt;lastName&gt;Chow&lt;/lastName&gt;&lt;/author&gt;&lt;author&gt;&lt;firstName&gt;Nadia&lt;/firstName&gt;&lt;lastName&gt;Gale&lt;/lastName&gt;&lt;/author&gt;&lt;author&gt;&lt;firstName&gt;David&lt;/firstName&gt;&lt;lastName&gt;Huntsman&lt;/lastName&gt;&lt;/author&gt;&lt;author&gt;&lt;firstName&gt;Maria&lt;/firstName&gt;&lt;lastName&gt;Kovalik&lt;/lastName&gt;&lt;/author&gt;&lt;author&gt;&lt;firstName&gt;Ying&lt;/firstName&gt;&lt;lastName&gt;Ng&lt;/lastName&gt;&lt;/author&gt;&lt;author&gt;&lt;firstName&gt;Leah&lt;/firstName&gt;&lt;lastName&gt;Prentice&lt;/lastName&gt;&lt;/author&gt;&lt;author&gt;&lt;firstName&gt;Carlos&lt;/firstName&gt;&lt;lastName&gt;Caldas&lt;/lastName&gt;&lt;/author&gt;&lt;author&gt;&lt;firstName&gt;Simon&lt;/firstName&gt;&lt;lastName&gt;Tavaré&lt;/lastName&gt;&lt;/author&gt;&lt;author&gt;&lt;firstName&gt;Christina&lt;/firstName&gt;&lt;lastName&gt;Curtis&lt;/lastName&gt;&lt;/author&gt;&lt;author&gt;&lt;firstName&gt;Mark&lt;/firstName&gt;&lt;middleNames&gt;J&lt;/middleNames&gt;&lt;lastName&gt;Dunning&lt;/lastName&gt;&lt;/author&gt;&lt;author&gt;&lt;firstName&gt;Stefan&lt;/firstName&gt;&lt;lastName&gt;Gräf&lt;/lastName&gt;&lt;/author&gt;&lt;author&gt;&lt;firstName&gt;Andy&lt;/firstName&gt;&lt;middleNames&gt;G&lt;/middleNames&gt;&lt;lastName&gt;Lynch&lt;/lastName&gt;&lt;/author&gt;&lt;author&gt;&lt;firstName&gt;Oscar&lt;/firstName&gt;&lt;middleNames&gt;M&lt;/middleNames&gt;&lt;lastName&gt;Rueda&lt;/lastName&gt;&lt;/author&gt;&lt;author&gt;&lt;firstName&gt;Roslin&lt;/firstName&gt;&lt;lastName&gt;Russell&lt;/lastName&gt;&lt;/author&gt;&lt;author&gt;&lt;firstName&gt;Shamith&lt;/firstName&gt;&lt;lastName&gt;Samarajiwa&lt;/lastName&gt;&lt;/author&gt;&lt;author&gt;&lt;firstName&gt;Doug&lt;/firstName&gt;&lt;lastName&gt;Speed&lt;/lastName&gt;&lt;/author&gt;&lt;author&gt;&lt;firstName&gt;Florian&lt;/firstName&gt;&lt;lastName&gt;Markowetz&lt;/lastName&gt;&lt;/author&gt;&lt;author&gt;&lt;firstName&gt;Yinyin&lt;/firstName&gt;&lt;lastName&gt;Yuan&lt;/lastName&gt;&lt;/author&gt;&lt;author&gt;&lt;firstName&gt;James&lt;/firstName&gt;&lt;middleNames&gt;D&lt;/middleNames&gt;&lt;lastName&gt;Brenton&lt;/lastName&gt;&lt;/author&gt;&lt;author&gt;&lt;firstName&gt;Samuel&lt;/firstName&gt;&lt;lastName&gt;Aparicio&lt;/lastName&gt;&lt;/author&gt;&lt;author&gt;&lt;firstName&gt;Sohrab&lt;/firstName&gt;&lt;middleNames&gt;P&lt;/middleNames&gt;&lt;lastName&gt;Shah&lt;/lastName&gt;&lt;/author&gt;&lt;author&gt;&lt;firstName&gt;Ali&lt;/firstName&gt;&lt;lastName&gt;Bashashati&lt;/lastName&gt;&lt;/author&gt;&lt;author&gt;&lt;firstName&gt;Gavin&lt;/firstName&gt;&lt;lastName&gt;Ha&lt;/lastName&gt;&lt;/author&gt;&lt;author&gt;&lt;firstName&gt;Gholamreza&lt;/firstName&gt;&lt;lastName&gt;Haffari&lt;/lastName&gt;&lt;/author&gt;&lt;author&gt;&lt;firstName&gt;Steven&lt;/firstName&gt;&lt;lastName&gt;McKinney&lt;/lastName&gt;&lt;/author&gt;&lt;author&gt;&lt;firstName&gt;Anita&lt;/firstName&gt;&lt;lastName&gt;Langerød&lt;/lastName&gt;&lt;/author&gt;&lt;author&gt;&lt;firstName&gt;Andrew&lt;/firstName&gt;&lt;lastName&gt;Green&lt;/lastName&gt;&lt;/author&gt;&lt;author&gt;&lt;firstName&gt;Elena&lt;/firstName&gt;&lt;lastName&gt;Provenzano&lt;/lastName&gt;&lt;/author&gt;&lt;author&gt;&lt;firstName&gt;Gordon&lt;/firstName&gt;&lt;lastName&gt;Wishart&lt;/lastName&gt;&lt;/author&gt;&lt;author&gt;&lt;firstName&gt;Sarah&lt;/firstName&gt;&lt;lastName&gt;Pinder&lt;/lastName&gt;&lt;/author&gt;&lt;author&gt;&lt;firstName&gt;Peter&lt;/firstName&gt;&lt;lastName&gt;Watson&lt;/lastName&gt;&lt;/author&gt;&lt;author&gt;&lt;firstName&gt;Florian&lt;/firstName&gt;&lt;lastName&gt;Markowetz&lt;/lastName&gt;&lt;/author&gt;&lt;author&gt;&lt;firstName&gt;Leigh&lt;/firstName&gt;&lt;lastName&gt;Murphy&lt;/lastName&gt;&lt;/author&gt;&lt;author&gt;&lt;firstName&gt;Ian&lt;/firstName&gt;&lt;lastName&gt;Ellis&lt;/lastName&gt;&lt;/author&gt;&lt;author&gt;&lt;firstName&gt;Arnie&lt;/firstName&gt;&lt;lastName&gt;Purushotham&lt;/lastName&gt;&lt;/author&gt;&lt;author&gt;&lt;firstName&gt;Anne-Lise&lt;/firstName&gt;&lt;lastName&gt;Børresen-Dale&lt;/lastName&gt;&lt;/author&gt;&lt;author&gt;&lt;firstName&gt;James&lt;/firstName&gt;&lt;middleNames&gt;D&lt;/middleNames&gt;&lt;lastName&gt;Brenton&lt;/lastName&gt;&lt;/author&gt;&lt;author&gt;&lt;firstName&gt;Simon&lt;/firstName&gt;&lt;lastName&gt;Tavaré&lt;/lastName&gt;&lt;/author&gt;&lt;author&gt;&lt;firstName&gt;Carlos&lt;/firstName&gt;&lt;lastName&gt;Caldas&lt;/lastName&gt;&lt;/author&gt;&lt;author&gt;&lt;firstName&gt;Samuel&lt;/firstName&gt;&lt;lastName&gt;Aparicio&lt;/lastName&gt;&lt;/author&gt;&lt;/authors&gt;&lt;/publication&gt;&lt;/publications&gt;&lt;cites&gt;&lt;/cites&gt;&lt;/citation&gt;</w:instrText>
      </w:r>
      <w:r w:rsidR="005C3877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(8)</w:t>
      </w:r>
      <w:r w:rsidR="005C3877" w:rsidRPr="00E80984">
        <w:rPr>
          <w:lang w:val="en-AU"/>
        </w:rPr>
        <w:fldChar w:fldCharType="end"/>
      </w:r>
      <w:r w:rsidR="005C3877" w:rsidRPr="00E80984">
        <w:rPr>
          <w:lang w:val="en-AU"/>
        </w:rPr>
        <w:t xml:space="preserve">. </w:t>
      </w:r>
      <w:r w:rsidR="00195647" w:rsidRPr="00E80984">
        <w:rPr>
          <w:lang w:val="en-AU"/>
        </w:rPr>
        <w:t xml:space="preserve">Of these clusters, clusters 3, 7, 8 are primarily luminal A </w:t>
      </w:r>
      <w:r w:rsidR="00285F1E" w:rsidRPr="00E80984">
        <w:rPr>
          <w:lang w:val="en-AU"/>
        </w:rPr>
        <w:t>tumours</w:t>
      </w:r>
      <w:r w:rsidR="00195647" w:rsidRPr="00E80984">
        <w:rPr>
          <w:lang w:val="en-AU"/>
        </w:rPr>
        <w:t xml:space="preserve">; clusters 1, 6, 9 contain luminal B tumours; </w:t>
      </w:r>
      <w:r w:rsidR="00285F1E" w:rsidRPr="00E80984">
        <w:rPr>
          <w:lang w:val="en-AU"/>
        </w:rPr>
        <w:t>cluster</w:t>
      </w:r>
      <w:r w:rsidR="00195647" w:rsidRPr="00E80984">
        <w:rPr>
          <w:lang w:val="en-AU"/>
        </w:rPr>
        <w:t xml:space="preserve"> 10 </w:t>
      </w:r>
      <w:r w:rsidR="00F74D5F">
        <w:rPr>
          <w:lang w:val="en-AU"/>
        </w:rPr>
        <w:t>correspond to b</w:t>
      </w:r>
      <w:r w:rsidR="00285F1E" w:rsidRPr="00E80984">
        <w:rPr>
          <w:lang w:val="en-AU"/>
        </w:rPr>
        <w:t>asal-like tumours</w:t>
      </w:r>
      <w:r w:rsidR="00195647" w:rsidRPr="00E80984">
        <w:rPr>
          <w:lang w:val="en-AU"/>
        </w:rPr>
        <w:t xml:space="preserve">; </w:t>
      </w:r>
      <w:r w:rsidR="00285F1E" w:rsidRPr="00E80984">
        <w:rPr>
          <w:lang w:val="en-AU"/>
        </w:rPr>
        <w:t>other clusters are</w:t>
      </w:r>
      <w:r w:rsidR="00195647" w:rsidRPr="00E80984">
        <w:rPr>
          <w:lang w:val="en-AU"/>
        </w:rPr>
        <w:t xml:space="preserve"> composed of </w:t>
      </w:r>
      <w:r w:rsidR="00285F1E" w:rsidRPr="00E80984">
        <w:rPr>
          <w:lang w:val="en-AU"/>
        </w:rPr>
        <w:t>tumours</w:t>
      </w:r>
      <w:r w:rsidR="00195647" w:rsidRPr="00E80984">
        <w:rPr>
          <w:lang w:val="en-AU"/>
        </w:rPr>
        <w:t xml:space="preserve"> </w:t>
      </w:r>
      <w:r w:rsidR="00C362F1" w:rsidRPr="00E80984">
        <w:rPr>
          <w:lang w:val="en-AU"/>
        </w:rPr>
        <w:t>from</w:t>
      </w:r>
      <w:r w:rsidR="00195647" w:rsidRPr="00E80984">
        <w:rPr>
          <w:lang w:val="en-AU"/>
        </w:rPr>
        <w:t xml:space="preserve"> </w:t>
      </w:r>
      <w:r w:rsidR="001D39B3">
        <w:rPr>
          <w:lang w:val="en-AU"/>
        </w:rPr>
        <w:t>mixed</w:t>
      </w:r>
      <w:r w:rsidR="00C362F1" w:rsidRPr="00E80984">
        <w:rPr>
          <w:lang w:val="en-AU"/>
        </w:rPr>
        <w:t xml:space="preserve"> PAM50</w:t>
      </w:r>
      <w:r w:rsidR="00771333" w:rsidRPr="00E80984">
        <w:rPr>
          <w:lang w:val="en-AU"/>
        </w:rPr>
        <w:t xml:space="preserve"> subtypes. </w:t>
      </w:r>
      <w:r w:rsidR="007F451B" w:rsidRPr="00E80984">
        <w:rPr>
          <w:lang w:val="en-AU"/>
        </w:rPr>
        <w:t xml:space="preserve">This genome-driven integrated classification </w:t>
      </w:r>
      <w:r w:rsidR="001D39B3">
        <w:rPr>
          <w:lang w:val="en-AU"/>
        </w:rPr>
        <w:t>represents a</w:t>
      </w:r>
      <w:r w:rsidR="002B27F7" w:rsidRPr="00E80984">
        <w:rPr>
          <w:lang w:val="en-AU"/>
        </w:rPr>
        <w:t xml:space="preserve"> </w:t>
      </w:r>
      <w:r w:rsidR="001D39B3">
        <w:rPr>
          <w:lang w:val="en-AU"/>
        </w:rPr>
        <w:t xml:space="preserve">recent </w:t>
      </w:r>
      <w:r w:rsidR="001854DB" w:rsidRPr="00E80984">
        <w:rPr>
          <w:lang w:val="en-AU"/>
        </w:rPr>
        <w:t>chief</w:t>
      </w:r>
      <w:r w:rsidR="002B27F7" w:rsidRPr="00E80984">
        <w:rPr>
          <w:lang w:val="en-AU"/>
        </w:rPr>
        <w:t xml:space="preserve"> advance in understanding the genomic diversity of breast cancer, </w:t>
      </w:r>
      <w:r w:rsidR="00F226F3" w:rsidRPr="00E80984">
        <w:rPr>
          <w:lang w:val="en-AU"/>
        </w:rPr>
        <w:t xml:space="preserve">and therefore </w:t>
      </w:r>
      <w:r w:rsidR="00EF418F">
        <w:rPr>
          <w:lang w:val="en-AU"/>
        </w:rPr>
        <w:t>is expected to</w:t>
      </w:r>
      <w:r w:rsidR="00F226F3" w:rsidRPr="00E80984">
        <w:rPr>
          <w:lang w:val="en-AU"/>
        </w:rPr>
        <w:t xml:space="preserve"> have </w:t>
      </w:r>
      <w:r w:rsidR="00083D99" w:rsidRPr="00E80984">
        <w:rPr>
          <w:lang w:val="en-AU"/>
        </w:rPr>
        <w:t>profound</w:t>
      </w:r>
      <w:r w:rsidR="00F226F3" w:rsidRPr="00E80984">
        <w:rPr>
          <w:lang w:val="en-AU"/>
        </w:rPr>
        <w:t xml:space="preserve"> implications for the </w:t>
      </w:r>
      <w:r w:rsidR="00E06F03" w:rsidRPr="00E80984">
        <w:rPr>
          <w:lang w:val="en-AU"/>
        </w:rPr>
        <w:t>rationale d</w:t>
      </w:r>
      <w:r w:rsidR="00B12FBB">
        <w:rPr>
          <w:lang w:val="en-AU"/>
        </w:rPr>
        <w:t xml:space="preserve">evelopment of tailored </w:t>
      </w:r>
      <w:r w:rsidR="000360F9">
        <w:rPr>
          <w:lang w:val="en-AU"/>
        </w:rPr>
        <w:t xml:space="preserve">breast cancer </w:t>
      </w:r>
      <w:r w:rsidR="00B12FBB">
        <w:rPr>
          <w:lang w:val="en-AU"/>
        </w:rPr>
        <w:t>therapy</w:t>
      </w:r>
      <w:r w:rsidR="000360F9">
        <w:rPr>
          <w:lang w:val="en-AU"/>
        </w:rPr>
        <w:t xml:space="preserve"> </w:t>
      </w:r>
      <w:r w:rsidR="0088740B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583501F4-C7F2-4FE2-B9A9-CABC0DB4D167&lt;/uuid&gt;&lt;priority&gt;31&lt;/priority&gt;&lt;publications&gt;&lt;publication&gt;&lt;publication_date&gt;99201204181200000000222000&lt;/publication_date&gt;&lt;startpage&gt;1&lt;/startpage&gt;&lt;doi&gt;10.1038/nature10983&lt;/doi&gt;&lt;title&gt;The genomic and transcriptomic architecture of 2,000 breast tumours reveals novel subgroups&lt;/title&gt;&lt;uuid&gt;B6D59A0A-FFC8-4DA5-B58C-D1F4E54D2DA0&lt;/uuid&gt;&lt;subtype&gt;400&lt;/subtype&gt;&lt;publisher&gt;Nature Publishing Group&lt;/publisher&gt;&lt;type&gt;400&lt;/type&gt;&lt;citekey&gt;Curtis:2012il&lt;/citekey&gt;&lt;endpage&gt;7&lt;/endpage&gt;&lt;url&gt;http://www.nature.com/doifinder/10.1038/nature10983&lt;/url&gt;&lt;bundle&gt;&lt;publication&gt;&lt;publisher&gt;Nature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Christina&lt;/firstName&gt;&lt;lastName&gt;Curtis&lt;/lastName&gt;&lt;/author&gt;&lt;author&gt;&lt;firstName&gt;Sohrab&lt;/firstName&gt;&lt;middleNames&gt;P&lt;/middleNames&gt;&lt;lastName&gt;Shah&lt;/lastName&gt;&lt;/author&gt;&lt;author&gt;&lt;firstName&gt;Suet-Feung&lt;/firstName&gt;&lt;lastName&gt;Chin&lt;/lastName&gt;&lt;/author&gt;&lt;author&gt;&lt;firstName&gt;Gulisa&lt;/firstName&gt;&lt;lastName&gt;Turashvili&lt;/lastName&gt;&lt;/author&gt;&lt;author&gt;&lt;firstName&gt;Oscar&lt;/firstName&gt;&lt;middleNames&gt;M&lt;/middleNames&gt;&lt;lastName&gt;Rueda&lt;/lastName&gt;&lt;/author&gt;&lt;author&gt;&lt;firstName&gt;Mark&lt;/firstName&gt;&lt;middleNames&gt;J&lt;/middleNames&gt;&lt;lastName&gt;Dunning&lt;/lastName&gt;&lt;/author&gt;&lt;author&gt;&lt;firstName&gt;Doug&lt;/firstName&gt;&lt;lastName&gt;Speed&lt;/lastName&gt;&lt;/author&gt;&lt;author&gt;&lt;firstName&gt;Andy&lt;/firstName&gt;&lt;middleNames&gt;G&lt;/middleNames&gt;&lt;lastName&gt;Lynch&lt;/lastName&gt;&lt;/author&gt;&lt;author&gt;&lt;firstName&gt;Shamith&lt;/firstName&gt;&lt;lastName&gt;Samarajiwa&lt;/lastName&gt;&lt;/author&gt;&lt;author&gt;&lt;firstName&gt;Yinyin&lt;/firstName&gt;&lt;lastName&gt;Yuan&lt;/lastName&gt;&lt;/author&gt;&lt;author&gt;&lt;firstName&gt;Stefan&lt;/firstName&gt;&lt;lastName&gt;Gräf&lt;/lastName&gt;&lt;/author&gt;&lt;author&gt;&lt;firstName&gt;Gavin&lt;/firstName&gt;&lt;lastName&gt;Ha&lt;/lastName&gt;&lt;/author&gt;&lt;author&gt;&lt;firstName&gt;Gholamreza&lt;/firstName&gt;&lt;lastName&gt;Haffari&lt;/lastName&gt;&lt;/author&gt;&lt;author&gt;&lt;firstName&gt;Ali&lt;/firstName&gt;&lt;lastName&gt;Bashashati&lt;/lastName&gt;&lt;/author&gt;&lt;author&gt;&lt;firstName&gt;Roslin&lt;/firstName&gt;&lt;lastName&gt;Russell&lt;/lastName&gt;&lt;/author&gt;&lt;author&gt;&lt;firstName&gt;Steven&lt;/firstName&gt;&lt;lastName&gt;McKinney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Christina&lt;/firstName&gt;&lt;lastName&gt;Curtis&lt;/lastName&gt;&lt;/author&gt;&lt;author&gt;&lt;firstName&gt;Sohrab&lt;/firstName&gt;&lt;middleNames&gt;P&lt;/middleNames&gt;&lt;lastName&gt;Shah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James&lt;/firstName&gt;&lt;middleNames&gt;D&lt;/middleNames&gt;&lt;lastName&gt;Brenton&lt;/lastName&gt;&lt;/author&gt;&lt;author&gt;&lt;firstName&gt;Ian&lt;/firstName&gt;&lt;lastName&gt;Ellis&lt;/lastName&gt;&lt;/author&gt;&lt;author&gt;&lt;firstName&gt;David&lt;/firstName&gt;&lt;lastName&gt;Huntsman&lt;/lastName&gt;&lt;/author&gt;&lt;author&gt;&lt;firstName&gt;Sarah&lt;/firstName&gt;&lt;lastName&gt;Pinder&lt;/lastName&gt;&lt;/author&gt;&lt;author&gt;&lt;firstName&gt;Arnie&lt;/firstName&gt;&lt;lastName&gt;Purushotham&lt;/lastName&gt;&lt;/author&gt;&lt;author&gt;&lt;firstName&gt;Leigh&lt;/firstName&gt;&lt;lastName&gt;Murphy&lt;/lastName&gt;&lt;/author&gt;&lt;author&gt;&lt;firstName&gt;Carlos&lt;/firstName&gt;&lt;lastName&gt;Caldas&lt;/lastName&gt;&lt;/author&gt;&lt;author&gt;&lt;firstName&gt;Samuel&lt;/firstName&gt;&lt;lastName&gt;Aparicio&lt;/lastName&gt;&lt;/author&gt;&lt;author&gt;&lt;firstName&gt;Carlos&lt;/firstName&gt;&lt;lastName&gt;Caldas&lt;/lastName&gt;&lt;/author&gt;&lt;author&gt;&lt;firstName&gt;Helen&lt;/firstName&gt;&lt;lastName&gt;Bardwell&lt;/lastName&gt;&lt;/author&gt;&lt;author&gt;&lt;firstName&gt;Suet-Feung&lt;/firstName&gt;&lt;lastName&gt;Chin&lt;/lastName&gt;&lt;/author&gt;&lt;author&gt;&lt;firstName&gt;Christina&lt;/firstName&gt;&lt;lastName&gt;Curtis&lt;/lastName&gt;&lt;/author&gt;&lt;author&gt;&lt;firstName&gt;Zhihao&lt;/firstName&gt;&lt;lastName&gt;Ding&lt;/lastName&gt;&lt;/author&gt;&lt;author&gt;&lt;firstName&gt;Stefan&lt;/firstName&gt;&lt;lastName&gt;Gräf&lt;/lastName&gt;&lt;/author&gt;&lt;author&gt;&lt;firstName&gt;Linda&lt;/firstName&gt;&lt;lastName&gt;Jones&lt;/lastName&gt;&lt;/author&gt;&lt;author&gt;&lt;firstName&gt;Bin&lt;/firstName&gt;&lt;lastName&gt;Liu&lt;/lastName&gt;&lt;/author&gt;&lt;author&gt;&lt;firstName&gt;Andy&lt;/firstName&gt;&lt;middleNames&gt;G&lt;/middleNames&gt;&lt;lastName&gt;Lynch&lt;/lastName&gt;&lt;/author&gt;&lt;author&gt;&lt;firstName&gt;Irene&lt;/firstName&gt;&lt;lastName&gt;Papatheodorou&lt;/lastName&gt;&lt;/author&gt;&lt;author&gt;&lt;firstName&gt;Stephen&lt;/firstName&gt;&lt;middleNames&gt;J&lt;/middleNames&gt;&lt;lastName&gt;Sammut&lt;/lastName&gt;&lt;/author&gt;&lt;author&gt;&lt;firstName&gt;Gordon&lt;/firstName&gt;&lt;lastName&gt;Wishart&lt;/lastName&gt;&lt;/author&gt;&lt;author&gt;&lt;firstName&gt;Samuel&lt;/firstName&gt;&lt;lastName&gt;Aparicio&lt;/lastName&gt;&lt;/author&gt;&lt;author&gt;&lt;firstName&gt;Steven&lt;/firstName&gt;&lt;lastName&gt;Chia&lt;/lastName&gt;&lt;/author&gt;&lt;author&gt;&lt;firstName&gt;Karen&lt;/firstName&gt;&lt;lastName&gt;Gelmon&lt;/lastName&gt;&lt;/author&gt;&lt;author&gt;&lt;firstName&gt;David&lt;/firstName&gt;&lt;lastName&gt;Huntsman&lt;/lastName&gt;&lt;/author&gt;&lt;author&gt;&lt;firstName&gt;Steven&lt;/firstName&gt;&lt;lastName&gt;McKinney&lt;/lastName&gt;&lt;/author&gt;&lt;author&gt;&lt;firstName&gt;Caroline&lt;/firstName&gt;&lt;lastName&gt;Speers&lt;/lastName&gt;&lt;/author&gt;&lt;author&gt;&lt;firstName&gt;Gulisa&lt;/firstName&gt;&lt;lastName&gt;Turashvili&lt;/lastName&gt;&lt;/author&gt;&lt;author&gt;&lt;firstName&gt;Peter&lt;/firstName&gt;&lt;lastName&gt;Watson&lt;/lastName&gt;&lt;/author&gt;&lt;author&gt;&lt;firstName&gt;Ian&lt;/firstName&gt;&lt;lastName&gt;Ellis&lt;/lastName&gt;&lt;/author&gt;&lt;author&gt;&lt;firstName&gt;Roger&lt;/firstName&gt;&lt;lastName&gt;Blamey&lt;/lastName&gt;&lt;/author&gt;&lt;author&gt;&lt;firstName&gt;Andrew&lt;/firstName&gt;&lt;lastName&gt;Green&lt;/lastName&gt;&lt;/author&gt;&lt;author&gt;&lt;firstName&gt;Douglas&lt;/firstName&gt;&lt;lastName&gt;Macmillan&lt;/lastName&gt;&lt;/author&gt;&lt;author&gt;&lt;firstName&gt;Emad&lt;/firstName&gt;&lt;lastName&gt;Rakha&lt;/lastName&gt;&lt;/author&gt;&lt;author&gt;&lt;firstName&gt;Arnie&lt;/firstName&gt;&lt;lastName&gt;Purushotham&lt;/lastName&gt;&lt;/author&gt;&lt;author&gt;&lt;firstName&gt;Cheryl&lt;/firstName&gt;&lt;lastName&gt;Gillett&lt;/lastName&gt;&lt;/author&gt;&lt;author&gt;&lt;firstName&gt;Anita&lt;/firstName&gt;&lt;lastName&gt;Grigoriadis&lt;/lastName&gt;&lt;/author&gt;&lt;author&gt;&lt;firstName&gt;Sarah&lt;/firstName&gt;&lt;lastName&gt;Pinder&lt;/lastName&gt;&lt;/author&gt;&lt;author&gt;&lt;nonDroppingParticle&gt;di&lt;/nonDroppingParticle&gt;&lt;firstName&gt;Emanuele&lt;/firstName&gt;&lt;lastName&gt;Rinaldis&lt;/lastName&gt;&lt;/author&gt;&lt;author&gt;&lt;firstName&gt;Andy&lt;/firstName&gt;&lt;lastName&gt;Tutt&lt;/lastName&gt;&lt;/author&gt;&lt;author&gt;&lt;firstName&gt;Leigh&lt;/firstName&gt;&lt;lastName&gt;Murphy&lt;/lastName&gt;&lt;/author&gt;&lt;author&gt;&lt;firstName&gt;Michelle&lt;/firstName&gt;&lt;lastName&gt;Parisien&lt;/lastName&gt;&lt;/author&gt;&lt;author&gt;&lt;firstName&gt;Sandra&lt;/firstName&gt;&lt;lastName&gt;Troup&lt;/lastName&gt;&lt;/author&gt;&lt;author&gt;&lt;firstName&gt;Carlos&lt;/firstName&gt;&lt;lastName&gt;Caldas&lt;/lastName&gt;&lt;/author&gt;&lt;author&gt;&lt;firstName&gt;Suet-Feung&lt;/firstName&gt;&lt;lastName&gt;Chin&lt;/lastName&gt;&lt;/author&gt;&lt;author&gt;&lt;firstName&gt;Derek&lt;/firstName&gt;&lt;lastName&gt;Chan&lt;/lastName&gt;&lt;/author&gt;&lt;author&gt;&lt;firstName&gt;Claire&lt;/firstName&gt;&lt;lastName&gt;Fielding&lt;/lastName&gt;&lt;/author&gt;&lt;author&gt;&lt;firstName&gt;Ana-Teresa&lt;/firstName&gt;&lt;lastName&gt;Maia&lt;/lastName&gt;&lt;/author&gt;&lt;author&gt;&lt;firstName&gt;Sarah&lt;/firstName&gt;&lt;lastName&gt;McGuire&lt;/lastName&gt;&lt;/author&gt;&lt;author&gt;&lt;firstName&gt;Michelle&lt;/firstName&gt;&lt;lastName&gt;Osborne&lt;/lastName&gt;&lt;/author&gt;&lt;author&gt;&lt;firstName&gt;Sara&lt;/firstName&gt;&lt;middleNames&gt;M&lt;/middleNames&gt;&lt;lastName&gt;Sayalero&lt;/lastName&gt;&lt;/author&gt;&lt;author&gt;&lt;firstName&gt;Inmaculada&lt;/firstName&gt;&lt;lastName&gt;Spiteri&lt;/lastName&gt;&lt;/author&gt;&lt;author&gt;&lt;firstName&gt;James&lt;/firstName&gt;&lt;lastName&gt;Hadfield&lt;/lastName&gt;&lt;/author&gt;&lt;author&gt;&lt;firstName&gt;Samuel&lt;/firstName&gt;&lt;lastName&gt;Aparicio&lt;/lastName&gt;&lt;/author&gt;&lt;author&gt;&lt;firstName&gt;Gulisa&lt;/firstName&gt;&lt;lastName&gt;Turashvili&lt;/lastName&gt;&lt;/author&gt;&lt;author&gt;&lt;firstName&gt;Lynda&lt;/firstName&gt;&lt;lastName&gt;Bell&lt;/lastName&gt;&lt;/author&gt;&lt;author&gt;&lt;firstName&gt;Katie&lt;/firstName&gt;&lt;lastName&gt;Chow&lt;/lastName&gt;&lt;/author&gt;&lt;author&gt;&lt;firstName&gt;Nadia&lt;/firstName&gt;&lt;lastName&gt;Gale&lt;/lastName&gt;&lt;/author&gt;&lt;author&gt;&lt;firstName&gt;David&lt;/firstName&gt;&lt;lastName&gt;Huntsman&lt;/lastName&gt;&lt;/author&gt;&lt;author&gt;&lt;firstName&gt;Maria&lt;/firstName&gt;&lt;lastName&gt;Kovalik&lt;/lastName&gt;&lt;/author&gt;&lt;author&gt;&lt;firstName&gt;Ying&lt;/firstName&gt;&lt;lastName&gt;Ng&lt;/lastName&gt;&lt;/author&gt;&lt;author&gt;&lt;firstName&gt;Leah&lt;/firstName&gt;&lt;lastName&gt;Prentice&lt;/lastName&gt;&lt;/author&gt;&lt;author&gt;&lt;firstName&gt;Carlos&lt;/firstName&gt;&lt;lastName&gt;Caldas&lt;/lastName&gt;&lt;/author&gt;&lt;author&gt;&lt;firstName&gt;Simon&lt;/firstName&gt;&lt;lastName&gt;Tavaré&lt;/lastName&gt;&lt;/author&gt;&lt;author&gt;&lt;firstName&gt;Christina&lt;/firstName&gt;&lt;lastName&gt;Curtis&lt;/lastName&gt;&lt;/author&gt;&lt;author&gt;&lt;firstName&gt;Mark&lt;/firstName&gt;&lt;middleNames&gt;J&lt;/middleNames&gt;&lt;lastName&gt;Dunning&lt;/lastName&gt;&lt;/author&gt;&lt;author&gt;&lt;firstName&gt;Stefan&lt;/firstName&gt;&lt;lastName&gt;Gräf&lt;/lastName&gt;&lt;/author&gt;&lt;author&gt;&lt;firstName&gt;Andy&lt;/firstName&gt;&lt;middleNames&gt;G&lt;/middleNames&gt;&lt;lastName&gt;Lynch&lt;/lastName&gt;&lt;/author&gt;&lt;author&gt;&lt;firstName&gt;Oscar&lt;/firstName&gt;&lt;middleNames&gt;M&lt;/middleNames&gt;&lt;lastName&gt;Rueda&lt;/lastName&gt;&lt;/author&gt;&lt;author&gt;&lt;firstName&gt;Roslin&lt;/firstName&gt;&lt;lastName&gt;Russell&lt;/lastName&gt;&lt;/author&gt;&lt;author&gt;&lt;firstName&gt;Shamith&lt;/firstName&gt;&lt;lastName&gt;Samarajiwa&lt;/lastName&gt;&lt;/author&gt;&lt;author&gt;&lt;firstName&gt;Doug&lt;/firstName&gt;&lt;lastName&gt;Speed&lt;/lastName&gt;&lt;/author&gt;&lt;author&gt;&lt;firstName&gt;Florian&lt;/firstName&gt;&lt;lastName&gt;Markowetz&lt;/lastName&gt;&lt;/author&gt;&lt;author&gt;&lt;firstName&gt;Yinyin&lt;/firstName&gt;&lt;lastName&gt;Yuan&lt;/lastName&gt;&lt;/author&gt;&lt;author&gt;&lt;firstName&gt;James&lt;/firstName&gt;&lt;middleNames&gt;D&lt;/middleNames&gt;&lt;lastName&gt;Brenton&lt;/lastName&gt;&lt;/author&gt;&lt;author&gt;&lt;firstName&gt;Samuel&lt;/firstName&gt;&lt;lastName&gt;Aparicio&lt;/lastName&gt;&lt;/author&gt;&lt;author&gt;&lt;firstName&gt;Sohrab&lt;/firstName&gt;&lt;middleNames&gt;P&lt;/middleNames&gt;&lt;lastName&gt;Shah&lt;/lastName&gt;&lt;/author&gt;&lt;author&gt;&lt;firstName&gt;Ali&lt;/firstName&gt;&lt;lastName&gt;Bashashati&lt;/lastName&gt;&lt;/author&gt;&lt;author&gt;&lt;firstName&gt;Gavin&lt;/firstName&gt;&lt;lastName&gt;Ha&lt;/lastName&gt;&lt;/author&gt;&lt;author&gt;&lt;firstName&gt;Gholamreza&lt;/firstName&gt;&lt;lastName&gt;Haffari&lt;/lastName&gt;&lt;/author&gt;&lt;author&gt;&lt;firstName&gt;Steven&lt;/firstName&gt;&lt;lastName&gt;McKinney&lt;/lastName&gt;&lt;/author&gt;&lt;author&gt;&lt;firstName&gt;Anita&lt;/firstName&gt;&lt;lastName&gt;Langerød&lt;/lastName&gt;&lt;/author&gt;&lt;author&gt;&lt;firstName&gt;Andrew&lt;/firstName&gt;&lt;lastName&gt;Green&lt;/lastName&gt;&lt;/author&gt;&lt;author&gt;&lt;firstName&gt;Elena&lt;/firstName&gt;&lt;lastName&gt;Provenzano&lt;/lastName&gt;&lt;/author&gt;&lt;author&gt;&lt;firstName&gt;Gordon&lt;/firstName&gt;&lt;lastName&gt;Wishart&lt;/lastName&gt;&lt;/author&gt;&lt;author&gt;&lt;firstName&gt;Sarah&lt;/firstName&gt;&lt;lastName&gt;Pinder&lt;/lastName&gt;&lt;/author&gt;&lt;author&gt;&lt;firstName&gt;Peter&lt;/firstName&gt;&lt;lastName&gt;Watson&lt;/lastName&gt;&lt;/author&gt;&lt;author&gt;&lt;firstName&gt;Florian&lt;/firstName&gt;&lt;lastName&gt;Markowetz&lt;/lastName&gt;&lt;/author&gt;&lt;author&gt;&lt;firstName&gt;Leigh&lt;/firstName&gt;&lt;lastName&gt;Murphy&lt;/lastName&gt;&lt;/author&gt;&lt;author&gt;&lt;firstName&gt;Ian&lt;/firstName&gt;&lt;lastName&gt;Ellis&lt;/lastName&gt;&lt;/author&gt;&lt;author&gt;&lt;firstName&gt;Arnie&lt;/firstName&gt;&lt;lastName&gt;Purushotham&lt;/lastName&gt;&lt;/author&gt;&lt;author&gt;&lt;firstName&gt;Anne-Lise&lt;/firstName&gt;&lt;lastName&gt;Børresen-Dale&lt;/lastName&gt;&lt;/author&gt;&lt;author&gt;&lt;firstName&gt;James&lt;/firstName&gt;&lt;middleNames&gt;D&lt;/middleNames&gt;&lt;lastName&gt;Brenton&lt;/lastName&gt;&lt;/author&gt;&lt;author&gt;&lt;firstName&gt;Simon&lt;/firstName&gt;&lt;lastName&gt;Tavaré&lt;/lastName&gt;&lt;/author&gt;&lt;author&gt;&lt;firstName&gt;Carlos&lt;/firstName&gt;&lt;lastName&gt;Caldas&lt;/lastName&gt;&lt;/author&gt;&lt;author&gt;&lt;firstName&gt;Samuel&lt;/firstName&gt;&lt;lastName&gt;Aparicio&lt;/lastName&gt;&lt;/author&gt;&lt;/authors&gt;&lt;/publication&gt;&lt;publication&gt;&lt;uuid&gt;4C47FE99-11D1-4977-8A74-5CA76DB44C74&lt;/uuid&gt;&lt;volume&gt;32&lt;/volume&gt;&lt;accepted_date&gt;99201301171200000000222000&lt;/accepted_date&gt;&lt;doi&gt;10.1038/emboj.2013.19&lt;/doi&gt;&lt;startpage&gt;617&lt;/startpage&gt;&lt;publication_date&gt;99201303061200000000222000&lt;/publication_date&gt;&lt;url&gt;http://eutils.ncbi.nlm.nih.gov/entrez/eutils/elink.fcgi?dbfrom=pubmed&amp;amp;id=23395906&amp;amp;retmode=ref&amp;amp;cmd=prlinks&lt;/url&gt;&lt;type&gt;400&lt;/type&gt;&lt;title&gt;A new genome-driven integrated classification of breast cancer and its implications.&lt;/title&gt;&lt;submission_date&gt;99201212111200000000222000&lt;/submission_date&gt;&lt;number&gt;5&lt;/number&gt;&lt;institution&gt;Cancer Research UK, Cambridge Institute, University of Cambridge, Li Ka Shing Centre, Cambridge, UK.&lt;/institution&gt;&lt;subtype&gt;400&lt;/subtype&gt;&lt;endpage&gt;628&lt;/endpage&gt;&lt;bundle&gt;&lt;publication&gt;&lt;publisher&gt;Nature Publishing Group&lt;/publisher&gt;&lt;title&gt;The EMBO Journal&lt;/title&gt;&lt;type&gt;-100&lt;/type&gt;&lt;subtype&gt;-100&lt;/subtype&gt;&lt;uuid&gt;4482CD4F-3BA9-4861-8D2A-79963A1BDC96&lt;/uuid&gt;&lt;/publication&gt;&lt;/bundle&gt;&lt;authors&gt;&lt;author&gt;&lt;firstName&gt;Sarah-Jane&lt;/firstName&gt;&lt;lastName&gt;Dawson&lt;/lastName&gt;&lt;/author&gt;&lt;author&gt;&lt;firstName&gt;Oscar&lt;/firstName&gt;&lt;middleNames&gt;M&lt;/middleNames&gt;&lt;lastName&gt;Rueda&lt;/lastName&gt;&lt;/author&gt;&lt;author&gt;&lt;firstName&gt;Samuel&lt;/firstName&gt;&lt;lastName&gt;Aparicio&lt;/lastName&gt;&lt;/author&gt;&lt;author&gt;&lt;firstName&gt;Carlos&lt;/firstName&gt;&lt;lastName&gt;Caldas&lt;/lastName&gt;&lt;/author&gt;&lt;/authors&gt;&lt;/publication&gt;&lt;/publications&gt;&lt;cites&gt;&lt;/cites&gt;&lt;/citation&gt;</w:instrText>
      </w:r>
      <w:r w:rsidR="0088740B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(8, 24)</w:t>
      </w:r>
      <w:r w:rsidR="0088740B" w:rsidRPr="00E80984">
        <w:rPr>
          <w:lang w:val="en-AU"/>
        </w:rPr>
        <w:fldChar w:fldCharType="end"/>
      </w:r>
      <w:r w:rsidR="00E06F03" w:rsidRPr="00E80984">
        <w:rPr>
          <w:lang w:val="en-AU"/>
        </w:rPr>
        <w:t>.</w:t>
      </w:r>
    </w:p>
    <w:p w14:paraId="2E0197E4" w14:textId="65691605" w:rsidR="007C3416" w:rsidRPr="00E80984" w:rsidRDefault="00661476" w:rsidP="007C3416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There are also </w:t>
      </w:r>
      <w:r w:rsidR="00D52655">
        <w:rPr>
          <w:lang w:val="en-AU"/>
        </w:rPr>
        <w:t>some other</w:t>
      </w:r>
      <w:r w:rsidRPr="00E80984">
        <w:rPr>
          <w:lang w:val="en-AU"/>
        </w:rPr>
        <w:t xml:space="preserve"> studies that aimed to refine the </w:t>
      </w:r>
      <w:r w:rsidR="005A3CF0" w:rsidRPr="00E80984">
        <w:rPr>
          <w:lang w:val="en-AU"/>
        </w:rPr>
        <w:t>commonly used</w:t>
      </w:r>
      <w:r w:rsidRPr="00E80984">
        <w:rPr>
          <w:lang w:val="en-AU"/>
        </w:rPr>
        <w:t xml:space="preserve"> breast </w:t>
      </w:r>
      <w:r w:rsidR="0058271C" w:rsidRPr="00E80984">
        <w:rPr>
          <w:lang w:val="en-AU"/>
        </w:rPr>
        <w:t xml:space="preserve">cancer classifications. </w:t>
      </w:r>
      <w:r w:rsidR="005A1C5A" w:rsidRPr="00E80984">
        <w:rPr>
          <w:lang w:val="en-AU"/>
        </w:rPr>
        <w:t>For example,</w:t>
      </w:r>
      <w:r w:rsidRPr="00E80984">
        <w:rPr>
          <w:lang w:val="en-AU"/>
        </w:rPr>
        <w:t xml:space="preserve"> </w:t>
      </w:r>
      <w:r w:rsidR="005A1C5A" w:rsidRPr="00E80984">
        <w:rPr>
          <w:lang w:val="en-AU"/>
        </w:rPr>
        <w:t xml:space="preserve">Lehmann et al. </w:t>
      </w:r>
      <w:r w:rsidR="000D03CA" w:rsidRPr="00E80984">
        <w:rPr>
          <w:lang w:val="en-AU"/>
        </w:rPr>
        <w:t>identified seven sub-categories within TNBC</w:t>
      </w:r>
      <w:r w:rsidR="00A27019" w:rsidRPr="00E80984">
        <w:rPr>
          <w:lang w:val="en-AU"/>
        </w:rPr>
        <w:t xml:space="preserve"> </w:t>
      </w:r>
      <w:r w:rsidR="00A27019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4310D66E-E53C-44B2-9CA9-DAEE936F59FA&lt;/uuid&gt;&lt;priority&gt;32&lt;/priority&gt;&lt;publications&gt;&lt;publication&gt;&lt;uuid&gt;FAD88431-1456-4C75-8245-597235687EB1&lt;/uuid&gt;&lt;volume&gt;121&lt;/volume&gt;&lt;accepted_date&gt;99201104061200000000222000&lt;/accepted_date&gt;&lt;doi&gt;10.1172/JCI45014&lt;/doi&gt;&lt;startpage&gt;2750&lt;/startpage&gt;&lt;publication_date&gt;99201107001200000000220000&lt;/publication_date&gt;&lt;url&gt;http://eutils.ncbi.nlm.nih.gov/entrez/eutils/elink.fcgi?dbfrom=pubmed&amp;amp;id=21633166&amp;amp;retmode=ref&amp;amp;cmd=prlinks&lt;/url&gt;&lt;type&gt;400&lt;/type&gt;&lt;title&gt;Identification of human triple-negative breast cancer subtypes and preclinical models for selection of targeted therapies.&lt;/title&gt;&lt;submission_date&gt;99201009061200000000222000&lt;/submission_date&gt;&lt;number&gt;7&lt;/number&gt;&lt;institution&gt;Department of Biochemistry, Vanderbilt-Ingram Cancer Center, Vanderbilt University School of Medicine, Nashville, Tennessee 37232, USA.&lt;/institution&gt;&lt;subtype&gt;400&lt;/subtype&gt;&lt;endpage&gt;2767&lt;/endpage&gt;&lt;bundle&gt;&lt;publication&gt;&lt;title&gt;The Journal of clinical investigation&lt;/title&gt;&lt;type&gt;-100&lt;/type&gt;&lt;subtype&gt;-100&lt;/subtype&gt;&lt;uuid&gt;F5CAE71E-3664-4BB2-8568-B98A5E2A4A85&lt;/uuid&gt;&lt;/publication&gt;&lt;/bundle&gt;&lt;authors&gt;&lt;author&gt;&lt;firstName&gt;Brian&lt;/firstName&gt;&lt;middleNames&gt;D&lt;/middleNames&gt;&lt;lastName&gt;Lehmann&lt;/lastName&gt;&lt;/author&gt;&lt;author&gt;&lt;firstName&gt;Joshua&lt;/firstName&gt;&lt;middleNames&gt;A&lt;/middleNames&gt;&lt;lastName&gt;Bauer&lt;/lastName&gt;&lt;/author&gt;&lt;author&gt;&lt;firstName&gt;Xi&lt;/firstName&gt;&lt;lastName&gt;Chen&lt;/lastName&gt;&lt;/author&gt;&lt;author&gt;&lt;firstName&gt;Melinda&lt;/firstName&gt;&lt;middleNames&gt;E&lt;/middleNames&gt;&lt;lastName&gt;Sanders&lt;/lastName&gt;&lt;/author&gt;&lt;author&gt;&lt;firstName&gt;A&lt;/firstName&gt;&lt;middleNames&gt;Bapsi&lt;/middleNames&gt;&lt;lastName&gt;Chakravarthy&lt;/lastName&gt;&lt;/author&gt;&lt;author&gt;&lt;firstName&gt;Yu&lt;/firstName&gt;&lt;lastName&gt;Shyr&lt;/lastName&gt;&lt;/author&gt;&lt;author&gt;&lt;firstName&gt;Jennifer&lt;/firstName&gt;&lt;middleNames&gt;A&lt;/middleNames&gt;&lt;lastName&gt;Pietenpol&lt;/lastName&gt;&lt;/author&gt;&lt;/authors&gt;&lt;/publication&gt;&lt;/publications&gt;&lt;cites&gt;&lt;/cites&gt;&lt;/citation&gt;</w:instrText>
      </w:r>
      <w:r w:rsidR="00A27019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(25)</w:t>
      </w:r>
      <w:r w:rsidR="00A27019" w:rsidRPr="00E80984">
        <w:rPr>
          <w:lang w:val="en-AU"/>
        </w:rPr>
        <w:fldChar w:fldCharType="end"/>
      </w:r>
      <w:r w:rsidR="00A27019" w:rsidRPr="00E80984">
        <w:rPr>
          <w:lang w:val="en-AU"/>
        </w:rPr>
        <w:t xml:space="preserve"> </w:t>
      </w:r>
      <w:r w:rsidR="001F5A24">
        <w:rPr>
          <w:lang w:val="en-AU"/>
        </w:rPr>
        <w:t>according to</w:t>
      </w:r>
      <w:r w:rsidR="00A27019" w:rsidRPr="00E80984">
        <w:rPr>
          <w:lang w:val="en-AU"/>
        </w:rPr>
        <w:t xml:space="preserve"> gene expression profiles</w:t>
      </w:r>
      <w:r w:rsidR="003A62D3" w:rsidRPr="00E80984">
        <w:rPr>
          <w:lang w:val="en-AU"/>
        </w:rPr>
        <w:t>,</w:t>
      </w:r>
      <w:r w:rsidR="000D03CA" w:rsidRPr="00E80984">
        <w:rPr>
          <w:lang w:val="en-AU"/>
        </w:rPr>
        <w:t xml:space="preserve"> </w:t>
      </w:r>
      <w:r w:rsidR="003A62D3" w:rsidRPr="00E80984">
        <w:rPr>
          <w:lang w:val="en-AU"/>
        </w:rPr>
        <w:t xml:space="preserve">and </w:t>
      </w:r>
      <w:proofErr w:type="spellStart"/>
      <w:r w:rsidR="00A27019" w:rsidRPr="00E80984">
        <w:rPr>
          <w:lang w:val="en-AU"/>
        </w:rPr>
        <w:t>Ciriello</w:t>
      </w:r>
      <w:proofErr w:type="spellEnd"/>
      <w:r w:rsidR="00A27019" w:rsidRPr="00E80984">
        <w:rPr>
          <w:lang w:val="en-AU"/>
        </w:rPr>
        <w:t xml:space="preserve"> et al. </w:t>
      </w:r>
      <w:r w:rsidR="003A62D3" w:rsidRPr="00E80984">
        <w:rPr>
          <w:lang w:val="en-AU"/>
        </w:rPr>
        <w:t>defined</w:t>
      </w:r>
      <w:r w:rsidR="00A27019" w:rsidRPr="00E80984">
        <w:rPr>
          <w:lang w:val="en-AU"/>
        </w:rPr>
        <w:t xml:space="preserve"> four major </w:t>
      </w:r>
      <w:r w:rsidR="00827DF4" w:rsidRPr="00E80984">
        <w:rPr>
          <w:lang w:val="en-AU"/>
        </w:rPr>
        <w:t xml:space="preserve">subtypes </w:t>
      </w:r>
      <w:r w:rsidR="00B06C12">
        <w:rPr>
          <w:lang w:val="en-AU"/>
        </w:rPr>
        <w:t>within</w:t>
      </w:r>
      <w:r w:rsidR="00827DF4" w:rsidRPr="00E80984">
        <w:rPr>
          <w:lang w:val="en-AU"/>
        </w:rPr>
        <w:t xml:space="preserve"> </w:t>
      </w:r>
      <w:r w:rsidR="00EB7841" w:rsidRPr="00E80984">
        <w:rPr>
          <w:lang w:val="en-AU"/>
        </w:rPr>
        <w:t>luminal A tumours through</w:t>
      </w:r>
      <w:r w:rsidR="00827DF4" w:rsidRPr="00E80984">
        <w:rPr>
          <w:lang w:val="en-AU"/>
        </w:rPr>
        <w:t xml:space="preserve"> </w:t>
      </w:r>
      <w:r w:rsidR="000A4F68" w:rsidRPr="00E80984">
        <w:rPr>
          <w:lang w:val="en-AU"/>
        </w:rPr>
        <w:t xml:space="preserve">an integrative analysis </w:t>
      </w:r>
      <w:r w:rsidR="000A4F68" w:rsidRPr="00E80984">
        <w:rPr>
          <w:lang w:val="en-AU"/>
        </w:rPr>
        <w:lastRenderedPageBreak/>
        <w:t>of DNA copy number data and mutation data</w:t>
      </w:r>
      <w:r w:rsidR="00827DF4" w:rsidRPr="00E80984">
        <w:rPr>
          <w:lang w:val="en-AU"/>
        </w:rPr>
        <w:t xml:space="preserve"> </w:t>
      </w:r>
      <w:r w:rsidR="00827DF4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6585A36-4567-42F1-8B4D-795822376564&lt;/uuid&gt;&lt;priority&gt;33&lt;/priority&gt;&lt;publications&gt;&lt;publication&gt;&lt;uuid&gt;30C46E98-B92D-4082-B016-B8AAB6340E01&lt;/uuid&gt;&lt;volume&gt;141&lt;/volume&gt;&lt;accepted_date&gt;99201309101200000000222000&lt;/accepted_date&gt;&lt;doi&gt;10.1007/s10549-013-2699-3&lt;/doi&gt;&lt;startpage&gt;409&lt;/startpage&gt;&lt;publication_date&gt;99201310001200000000220000&lt;/publication_date&gt;&lt;url&gt;http://eutils.ncbi.nlm.nih.gov/entrez/eutils/elink.fcgi?dbfrom=pubmed&amp;amp;id=24096568&amp;amp;retmode=ref&amp;amp;cmd=prlinks&lt;/url&gt;&lt;type&gt;400&lt;/type&gt;&lt;title&gt;The molecular diversity of Luminal A breast tumors.&lt;/title&gt;&lt;submission_date&gt;99201308291200000000222000&lt;/submission_date&gt;&lt;number&gt;3&lt;/number&gt;&lt;institution&gt;Computational Biology Center, Memorial Sloan-Kettering Cancer Center, New York, NY, USA, ciriello@cbio.mskcc.org.&lt;/institution&gt;&lt;subtype&gt;400&lt;/subtype&gt;&lt;endpage&gt;420&lt;/endpage&gt;&lt;bundle&gt;&lt;publication&gt;&lt;title&gt;Breast Cancer Research and Treatment&lt;/title&gt;&lt;type&gt;-100&lt;/type&gt;&lt;subtype&gt;-100&lt;/subtype&gt;&lt;uuid&gt;A3029F91-6D54-4B62-9940-057CA0AB4461&lt;/uuid&gt;&lt;/publication&gt;&lt;/bundle&gt;&lt;authors&gt;&lt;author&gt;&lt;firstName&gt;Giovanni&lt;/firstName&gt;&lt;lastName&gt;Ciriello&lt;/lastName&gt;&lt;/author&gt;&lt;author&gt;&lt;firstName&gt;Rileen&lt;/firstName&gt;&lt;lastName&gt;Sinha&lt;/lastName&gt;&lt;/author&gt;&lt;author&gt;&lt;firstName&gt;Katherine&lt;/firstName&gt;&lt;middleNames&gt;A&lt;/middleNames&gt;&lt;lastName&gt;Hoadley&lt;/lastName&gt;&lt;/author&gt;&lt;author&gt;&lt;firstName&gt;Anders&lt;/firstName&gt;&lt;middleNames&gt;S&lt;/middleNames&gt;&lt;lastName&gt;Jacobsen&lt;/lastName&gt;&lt;/author&gt;&lt;author&gt;&lt;firstName&gt;Boris&lt;/firstName&gt;&lt;lastName&gt;Reva&lt;/lastName&gt;&lt;/author&gt;&lt;author&gt;&lt;firstName&gt;Charles&lt;/firstName&gt;&lt;middleNames&gt;M&lt;/middleNames&gt;&lt;lastName&gt;Perou&lt;/lastName&gt;&lt;/author&gt;&lt;author&gt;&lt;firstName&gt;Chris&lt;/firstName&gt;&lt;lastName&gt;Sander&lt;/lastName&gt;&lt;/author&gt;&lt;author&gt;&lt;firstName&gt;Nikolaus&lt;/firstName&gt;&lt;lastName&gt;Schultz&lt;/lastName&gt;&lt;/author&gt;&lt;/authors&gt;&lt;/publication&gt;&lt;/publications&gt;&lt;cites&gt;&lt;/cites&gt;&lt;/citation&gt;</w:instrText>
      </w:r>
      <w:r w:rsidR="00827DF4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(26)</w:t>
      </w:r>
      <w:r w:rsidR="00827DF4" w:rsidRPr="00E80984">
        <w:rPr>
          <w:lang w:val="en-AU"/>
        </w:rPr>
        <w:fldChar w:fldCharType="end"/>
      </w:r>
      <w:r w:rsidR="00A377D4" w:rsidRPr="00E80984">
        <w:rPr>
          <w:lang w:val="en-AU"/>
        </w:rPr>
        <w:t>.</w:t>
      </w:r>
      <w:r w:rsidR="002A3265" w:rsidRPr="00E80984">
        <w:rPr>
          <w:lang w:val="en-AU"/>
        </w:rPr>
        <w:t xml:space="preserve"> </w:t>
      </w:r>
      <w:r w:rsidR="00A377D4" w:rsidRPr="00E80984">
        <w:rPr>
          <w:lang w:val="en-AU"/>
        </w:rPr>
        <w:t xml:space="preserve">However, it is likely that heterogeneity </w:t>
      </w:r>
      <w:r w:rsidR="00FE52C8">
        <w:rPr>
          <w:lang w:val="en-AU"/>
        </w:rPr>
        <w:t xml:space="preserve">still </w:t>
      </w:r>
      <w:r w:rsidR="00A377D4" w:rsidRPr="00E80984">
        <w:rPr>
          <w:lang w:val="en-AU"/>
        </w:rPr>
        <w:t xml:space="preserve">exists within these newly established subtypes. To </w:t>
      </w:r>
      <w:r w:rsidR="002A3265" w:rsidRPr="00E80984">
        <w:rPr>
          <w:lang w:val="en-AU"/>
        </w:rPr>
        <w:t>achieve</w:t>
      </w:r>
      <w:r w:rsidR="00A377D4" w:rsidRPr="00E80984">
        <w:rPr>
          <w:lang w:val="en-AU"/>
        </w:rPr>
        <w:t xml:space="preserve"> the aim of personalised medicine, </w:t>
      </w:r>
      <w:r w:rsidR="004D4433">
        <w:rPr>
          <w:lang w:val="en-AU"/>
        </w:rPr>
        <w:t xml:space="preserve">in the future </w:t>
      </w:r>
      <w:r w:rsidR="00A377D4" w:rsidRPr="00E80984">
        <w:rPr>
          <w:lang w:val="en-AU"/>
        </w:rPr>
        <w:t>each tumour needs be analysed individually.</w:t>
      </w:r>
    </w:p>
    <w:p w14:paraId="63795573" w14:textId="6DC1335D" w:rsidR="00D437A6" w:rsidRPr="00E80984" w:rsidRDefault="00050D14" w:rsidP="00A87260">
      <w:pPr>
        <w:pStyle w:val="ManuscriptHeading2"/>
        <w:tabs>
          <w:tab w:val="left" w:pos="8100"/>
        </w:tabs>
        <w:rPr>
          <w:lang w:val="en-AU"/>
        </w:rPr>
      </w:pPr>
      <w:bookmarkStart w:id="5" w:name="_Toc233262407"/>
      <w:r w:rsidRPr="00E80984">
        <w:rPr>
          <w:lang w:val="en-AU"/>
        </w:rPr>
        <w:t xml:space="preserve">Overview of </w:t>
      </w:r>
      <w:r w:rsidR="00D437A6" w:rsidRPr="00E80984">
        <w:rPr>
          <w:lang w:val="en-AU"/>
        </w:rPr>
        <w:t>DNA repair pathways</w:t>
      </w:r>
      <w:bookmarkEnd w:id="5"/>
    </w:p>
    <w:p w14:paraId="1EE8E148" w14:textId="74CC96D3" w:rsidR="00EF362D" w:rsidRDefault="001C77C3" w:rsidP="00EF362D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 cellular DNA repair machinery is </w:t>
      </w:r>
      <w:r w:rsidR="006F0206" w:rsidRPr="00E80984">
        <w:rPr>
          <w:lang w:val="en-AU"/>
        </w:rPr>
        <w:t xml:space="preserve">crucial </w:t>
      </w:r>
      <w:r w:rsidR="00EE6044">
        <w:rPr>
          <w:lang w:val="en-AU"/>
        </w:rPr>
        <w:t xml:space="preserve">for maintaining </w:t>
      </w:r>
      <w:r w:rsidR="00C24E7C" w:rsidRPr="00E80984">
        <w:rPr>
          <w:lang w:val="en-AU"/>
        </w:rPr>
        <w:t xml:space="preserve">the </w:t>
      </w:r>
      <w:r w:rsidRPr="00E80984">
        <w:rPr>
          <w:lang w:val="en-AU"/>
        </w:rPr>
        <w:t>integrity of human genome,</w:t>
      </w:r>
      <w:r w:rsidR="00D437A6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which </w:t>
      </w:r>
      <w:r w:rsidR="00D437A6" w:rsidRPr="00E80984">
        <w:rPr>
          <w:lang w:val="en-AU"/>
        </w:rPr>
        <w:t xml:space="preserve">is </w:t>
      </w:r>
      <w:r w:rsidRPr="00E80984">
        <w:rPr>
          <w:lang w:val="en-AU"/>
        </w:rPr>
        <w:t>constantly</w:t>
      </w:r>
      <w:r w:rsidR="00D437A6" w:rsidRPr="00E80984">
        <w:rPr>
          <w:lang w:val="en-AU"/>
        </w:rPr>
        <w:t xml:space="preserve"> challenged by a variety of endogenous and exogenous factors, such as ultraviolet</w:t>
      </w:r>
      <w:r w:rsidR="00675518" w:rsidRPr="00E80984">
        <w:rPr>
          <w:lang w:val="en-AU"/>
        </w:rPr>
        <w:t xml:space="preserve"> radiation</w:t>
      </w:r>
      <w:r w:rsidR="002E475B" w:rsidRPr="00E80984">
        <w:rPr>
          <w:lang w:val="en-AU"/>
        </w:rPr>
        <w:t xml:space="preserve"> (UV)</w:t>
      </w:r>
      <w:r w:rsidR="00D437A6" w:rsidRPr="00E80984">
        <w:rPr>
          <w:lang w:val="en-AU"/>
        </w:rPr>
        <w:t xml:space="preserve">, </w:t>
      </w:r>
      <w:r w:rsidR="00BA61A0" w:rsidRPr="00BA61A0">
        <w:rPr>
          <w:lang w:val="en-AU"/>
        </w:rPr>
        <w:t xml:space="preserve">cigarette smoke </w:t>
      </w:r>
      <w:r w:rsidR="00BA61A0">
        <w:rPr>
          <w:lang w:val="en-AU"/>
        </w:rPr>
        <w:t xml:space="preserve">and </w:t>
      </w:r>
      <w:r w:rsidR="00C24E7C" w:rsidRPr="00E80984">
        <w:rPr>
          <w:lang w:val="en-AU"/>
        </w:rPr>
        <w:t>oxidative by-product</w:t>
      </w:r>
      <w:r w:rsidR="00675518" w:rsidRPr="00E80984">
        <w:rPr>
          <w:lang w:val="en-AU"/>
        </w:rPr>
        <w:t xml:space="preserve"> from cellular respiration</w:t>
      </w:r>
      <w:r w:rsidR="00D437A6" w:rsidRPr="00E80984">
        <w:rPr>
          <w:lang w:val="en-AU"/>
        </w:rPr>
        <w:t xml:space="preserve">. </w:t>
      </w:r>
      <w:r w:rsidR="007E0C88" w:rsidRPr="00E80984">
        <w:rPr>
          <w:lang w:val="en-AU"/>
        </w:rPr>
        <w:t>This</w:t>
      </w:r>
      <w:r w:rsidRPr="00E80984">
        <w:rPr>
          <w:lang w:val="en-AU"/>
        </w:rPr>
        <w:t xml:space="preserve"> repair machinery </w:t>
      </w:r>
      <w:r w:rsidR="00E5741A" w:rsidRPr="00E80984">
        <w:rPr>
          <w:lang w:val="en-AU"/>
        </w:rPr>
        <w:t xml:space="preserve">can be </w:t>
      </w:r>
      <w:r w:rsidR="00A70238" w:rsidRPr="00E80984">
        <w:rPr>
          <w:lang w:val="en-AU"/>
        </w:rPr>
        <w:t>generally</w:t>
      </w:r>
      <w:r w:rsidR="007E0C88" w:rsidRPr="00E80984">
        <w:rPr>
          <w:lang w:val="en-AU"/>
        </w:rPr>
        <w:t xml:space="preserve"> </w:t>
      </w:r>
      <w:r w:rsidR="00E5741A" w:rsidRPr="00E80984">
        <w:rPr>
          <w:lang w:val="en-AU"/>
        </w:rPr>
        <w:t xml:space="preserve">divided into </w:t>
      </w:r>
      <w:r w:rsidRPr="00E80984">
        <w:rPr>
          <w:lang w:val="en-AU"/>
        </w:rPr>
        <w:t xml:space="preserve">five distinct but </w:t>
      </w:r>
      <w:r w:rsidR="00FA78DF" w:rsidRPr="00E80984">
        <w:rPr>
          <w:lang w:val="en-AU"/>
        </w:rPr>
        <w:t>functional interlinked pathways: Homologous Recombination (HR), Non-Homologous End Joining (NHEJ), Nucleotide Excision Repair (NER), Base Excision Repair (BER) and Mismatch Repair (MMR)</w:t>
      </w:r>
      <w:r w:rsidR="004E59C4">
        <w:rPr>
          <w:lang w:val="en-AU"/>
        </w:rPr>
        <w:t xml:space="preserve"> (Figure 2)</w:t>
      </w:r>
      <w:r w:rsidR="00FA78DF" w:rsidRPr="00E80984">
        <w:rPr>
          <w:lang w:val="en-AU"/>
        </w:rPr>
        <w:t xml:space="preserve">. </w:t>
      </w:r>
      <w:r w:rsidR="00EF3ECE" w:rsidRPr="00E80984">
        <w:rPr>
          <w:lang w:val="en-AU"/>
        </w:rPr>
        <w:t>Defects in these repair pathways predispose individuals to various cancers, and t</w:t>
      </w:r>
      <w:r w:rsidR="00F64003" w:rsidRPr="00E80984">
        <w:rPr>
          <w:lang w:val="en-AU"/>
        </w:rPr>
        <w:t xml:space="preserve">he cellular statuses of these repair pathways are key determinants </w:t>
      </w:r>
      <w:r w:rsidR="00474F3D" w:rsidRPr="00E80984">
        <w:rPr>
          <w:lang w:val="en-AU"/>
        </w:rPr>
        <w:t>of cancer outcome following chemotherapy</w:t>
      </w:r>
      <w:r w:rsidR="00CF4CDB" w:rsidRPr="00E80984">
        <w:rPr>
          <w:lang w:val="en-AU"/>
        </w:rPr>
        <w:t>,</w:t>
      </w:r>
      <w:r w:rsidR="00474F3D" w:rsidRPr="00E80984">
        <w:rPr>
          <w:lang w:val="en-AU"/>
        </w:rPr>
        <w:t xml:space="preserve"> radiotherapy</w:t>
      </w:r>
      <w:r w:rsidR="00CF4CDB" w:rsidRPr="00E80984">
        <w:rPr>
          <w:lang w:val="en-AU"/>
        </w:rPr>
        <w:t xml:space="preserve"> and some targeted therapies</w:t>
      </w:r>
      <w:r w:rsidR="00474F3D" w:rsidRPr="00E80984">
        <w:rPr>
          <w:lang w:val="en-AU"/>
        </w:rPr>
        <w:t xml:space="preserve">. </w:t>
      </w:r>
      <w:r w:rsidR="00C07CA3" w:rsidRPr="00E80984">
        <w:rPr>
          <w:lang w:val="en-AU"/>
        </w:rPr>
        <w:t xml:space="preserve">Below is a </w:t>
      </w:r>
      <w:r w:rsidR="00FA78DF" w:rsidRPr="00E80984">
        <w:rPr>
          <w:lang w:val="en-AU"/>
        </w:rPr>
        <w:t xml:space="preserve">brief </w:t>
      </w:r>
      <w:r w:rsidR="003D0B3B" w:rsidRPr="00E80984">
        <w:rPr>
          <w:lang w:val="en-AU"/>
        </w:rPr>
        <w:t>overview</w:t>
      </w:r>
      <w:r w:rsidR="00FA78DF" w:rsidRPr="00E80984">
        <w:rPr>
          <w:lang w:val="en-AU"/>
        </w:rPr>
        <w:t xml:space="preserve"> </w:t>
      </w:r>
      <w:r w:rsidR="00C07CA3" w:rsidRPr="00E80984">
        <w:rPr>
          <w:lang w:val="en-AU"/>
        </w:rPr>
        <w:t xml:space="preserve">for each </w:t>
      </w:r>
      <w:r w:rsidR="0092614B" w:rsidRPr="00E80984">
        <w:rPr>
          <w:lang w:val="en-AU"/>
        </w:rPr>
        <w:t>of the</w:t>
      </w:r>
      <w:r w:rsidR="002D568B" w:rsidRPr="00E80984">
        <w:rPr>
          <w:lang w:val="en-AU"/>
        </w:rPr>
        <w:t>se</w:t>
      </w:r>
      <w:r w:rsidR="0092614B" w:rsidRPr="00E80984">
        <w:rPr>
          <w:lang w:val="en-AU"/>
        </w:rPr>
        <w:t xml:space="preserve"> pathways</w:t>
      </w:r>
      <w:r w:rsidR="00C07CA3" w:rsidRPr="00E80984">
        <w:rPr>
          <w:lang w:val="en-AU"/>
        </w:rPr>
        <w:t xml:space="preserve">, </w:t>
      </w:r>
      <w:bookmarkStart w:id="6" w:name="_Toc233262408"/>
      <w:r w:rsidR="0092614B" w:rsidRPr="00E80984">
        <w:rPr>
          <w:lang w:val="en-AU"/>
        </w:rPr>
        <w:t xml:space="preserve">emphasising their clinical relevance. </w:t>
      </w:r>
      <w:r w:rsidR="00441570" w:rsidRPr="00E80984">
        <w:rPr>
          <w:lang w:val="en-AU"/>
        </w:rPr>
        <w:t>A</w:t>
      </w:r>
      <w:r w:rsidR="00C07CA3" w:rsidRPr="00E80984">
        <w:rPr>
          <w:lang w:val="en-AU"/>
        </w:rPr>
        <w:t xml:space="preserve"> detailed description </w:t>
      </w:r>
      <w:r w:rsidR="00441570" w:rsidRPr="00E80984">
        <w:rPr>
          <w:lang w:val="en-AU"/>
        </w:rPr>
        <w:t xml:space="preserve">regarding the mechanistic aspect of each pathway </w:t>
      </w:r>
      <w:r w:rsidR="00F36BC3" w:rsidRPr="00E80984">
        <w:rPr>
          <w:lang w:val="en-AU"/>
        </w:rPr>
        <w:t>can be found in Chapter Two.</w:t>
      </w:r>
    </w:p>
    <w:p w14:paraId="6EBCBC73" w14:textId="77777777" w:rsidR="00511B41" w:rsidRDefault="00511B41" w:rsidP="00511B41">
      <w:pPr>
        <w:pStyle w:val="ManuscriptNormal"/>
        <w:keepNext/>
        <w:tabs>
          <w:tab w:val="left" w:pos="8100"/>
        </w:tabs>
      </w:pPr>
      <w:r>
        <w:rPr>
          <w:noProof/>
        </w:rPr>
        <w:lastRenderedPageBreak/>
        <w:drawing>
          <wp:inline distT="0" distB="0" distL="0" distR="0" wp14:anchorId="6E95C181" wp14:editId="21618BD3">
            <wp:extent cx="4356100" cy="37592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A193" w14:textId="2667ECEA" w:rsidR="00EF362D" w:rsidRPr="004444A1" w:rsidRDefault="00511B41" w:rsidP="004444A1">
      <w:pPr>
        <w:pStyle w:val="Caption"/>
        <w:spacing w:after="400"/>
        <w:ind w:left="709"/>
        <w:jc w:val="both"/>
        <w:rPr>
          <w:rFonts w:ascii="Times New Roman" w:hAnsi="Times New Roman"/>
          <w:b w:val="0"/>
          <w:color w:val="auto"/>
        </w:rPr>
      </w:pPr>
      <w:r w:rsidRPr="00C26763">
        <w:rPr>
          <w:rFonts w:ascii="Times New Roman" w:hAnsi="Times New Roman"/>
          <w:color w:val="auto"/>
        </w:rPr>
        <w:t xml:space="preserve">Figure </w:t>
      </w:r>
      <w:r w:rsidRPr="00C26763">
        <w:rPr>
          <w:rFonts w:ascii="Times New Roman" w:hAnsi="Times New Roman"/>
          <w:color w:val="auto"/>
        </w:rPr>
        <w:fldChar w:fldCharType="begin"/>
      </w:r>
      <w:r w:rsidRPr="00C26763">
        <w:rPr>
          <w:rFonts w:ascii="Times New Roman" w:hAnsi="Times New Roman"/>
          <w:color w:val="auto"/>
        </w:rPr>
        <w:instrText xml:space="preserve"> SEQ Figure \* ARABIC </w:instrText>
      </w:r>
      <w:r w:rsidRPr="00C26763">
        <w:rPr>
          <w:rFonts w:ascii="Times New Roman" w:hAnsi="Times New Roman"/>
          <w:color w:val="auto"/>
        </w:rPr>
        <w:fldChar w:fldCharType="separate"/>
      </w:r>
      <w:r w:rsidR="005C21BD">
        <w:rPr>
          <w:rFonts w:ascii="Times New Roman" w:hAnsi="Times New Roman"/>
          <w:noProof/>
          <w:color w:val="auto"/>
        </w:rPr>
        <w:t>2</w:t>
      </w:r>
      <w:r w:rsidRPr="00C26763">
        <w:rPr>
          <w:rFonts w:ascii="Times New Roman" w:hAnsi="Times New Roman"/>
          <w:color w:val="auto"/>
        </w:rPr>
        <w:fldChar w:fldCharType="end"/>
      </w:r>
      <w:r w:rsidR="008759AE" w:rsidRPr="00C26763">
        <w:rPr>
          <w:rFonts w:ascii="Times New Roman" w:hAnsi="Times New Roman"/>
          <w:color w:val="auto"/>
        </w:rPr>
        <w:t xml:space="preserve"> A panoply of DNA repair mechanisms maintains genomic stability </w:t>
      </w:r>
      <w:r w:rsidR="00C65114" w:rsidRPr="00C26763">
        <w:rPr>
          <w:rFonts w:ascii="Times New Roman" w:hAnsi="Times New Roman"/>
          <w:color w:val="auto"/>
        </w:rPr>
        <w:t xml:space="preserve">(from </w:t>
      </w:r>
      <w:r w:rsidR="00F877B0" w:rsidRPr="00C26763">
        <w:rPr>
          <w:rFonts w:ascii="Times New Roman" w:hAnsi="Times New Roman"/>
          <w:color w:val="auto"/>
        </w:rPr>
        <w:t>Lord et al., 2012</w:t>
      </w:r>
      <w:r w:rsidR="00C65114" w:rsidRPr="00C26763">
        <w:rPr>
          <w:rFonts w:ascii="Times New Roman" w:hAnsi="Times New Roman"/>
          <w:color w:val="auto"/>
        </w:rPr>
        <w:t>)</w:t>
      </w:r>
      <w:r w:rsidR="00C26763" w:rsidRPr="00C26763">
        <w:rPr>
          <w:rFonts w:ascii="Times New Roman" w:hAnsi="Times New Roman"/>
          <w:color w:val="auto"/>
        </w:rPr>
        <w:t>.</w:t>
      </w:r>
      <w:r w:rsidR="00C26763" w:rsidRPr="00C26763">
        <w:rPr>
          <w:rFonts w:ascii="Times New Roman" w:hAnsi="Times New Roman"/>
        </w:rPr>
        <w:t xml:space="preserve"> </w:t>
      </w:r>
      <w:r w:rsidR="00C26763" w:rsidRPr="00C26763">
        <w:rPr>
          <w:rFonts w:ascii="Times New Roman" w:hAnsi="Times New Roman"/>
          <w:b w:val="0"/>
          <w:color w:val="auto"/>
        </w:rPr>
        <w:t>Direct reversal repair is not considered as a pathway as it involves only one enzyme.</w:t>
      </w:r>
    </w:p>
    <w:p w14:paraId="09B2A958" w14:textId="6192D378" w:rsidR="00D437A6" w:rsidRPr="00E80984" w:rsidRDefault="00D437A6" w:rsidP="001C77C3">
      <w:pPr>
        <w:pStyle w:val="ManuscriptHeading3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 </w:t>
      </w:r>
      <w:r w:rsidR="006F0206" w:rsidRPr="00E80984">
        <w:rPr>
          <w:lang w:val="en-AU"/>
        </w:rPr>
        <w:t>HR</w:t>
      </w:r>
      <w:r w:rsidRPr="00E80984">
        <w:rPr>
          <w:lang w:val="en-AU"/>
        </w:rPr>
        <w:t xml:space="preserve"> Pathwa</w:t>
      </w:r>
      <w:bookmarkEnd w:id="6"/>
      <w:r w:rsidR="00B37CAF" w:rsidRPr="00E80984">
        <w:rPr>
          <w:lang w:val="en-AU"/>
        </w:rPr>
        <w:t>y</w:t>
      </w:r>
    </w:p>
    <w:p w14:paraId="50E90757" w14:textId="57A75E29" w:rsidR="00930E0F" w:rsidRPr="00E80984" w:rsidRDefault="004B2B44" w:rsidP="007267E2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 HR pathway represents an </w:t>
      </w:r>
      <w:r w:rsidR="008930A4" w:rsidRPr="00E80984">
        <w:rPr>
          <w:lang w:val="en-AU"/>
        </w:rPr>
        <w:t>error-free</w:t>
      </w:r>
      <w:r w:rsidRPr="00E80984">
        <w:rPr>
          <w:lang w:val="en-AU"/>
        </w:rPr>
        <w:t xml:space="preserve"> mechanism </w:t>
      </w:r>
      <w:r w:rsidR="00D020F6" w:rsidRPr="00E80984">
        <w:rPr>
          <w:lang w:val="en-AU"/>
        </w:rPr>
        <w:t xml:space="preserve">mainly </w:t>
      </w:r>
      <w:r w:rsidRPr="00E80984">
        <w:rPr>
          <w:lang w:val="en-AU"/>
        </w:rPr>
        <w:t>for the repair of double-strand breaks (DSBs)</w:t>
      </w:r>
      <w:r w:rsidR="008930A4" w:rsidRPr="00E80984">
        <w:rPr>
          <w:lang w:val="en-AU"/>
        </w:rPr>
        <w:t xml:space="preserve"> during DNA replication, and is </w:t>
      </w:r>
      <w:r w:rsidR="00D65BC6" w:rsidRPr="00E80984">
        <w:rPr>
          <w:lang w:val="en-AU"/>
        </w:rPr>
        <w:t xml:space="preserve">thus </w:t>
      </w:r>
      <w:r w:rsidR="001634AD" w:rsidRPr="00E80984">
        <w:rPr>
          <w:lang w:val="en-AU"/>
        </w:rPr>
        <w:t>vital</w:t>
      </w:r>
      <w:r w:rsidR="008930A4" w:rsidRPr="00E80984">
        <w:rPr>
          <w:lang w:val="en-AU"/>
        </w:rPr>
        <w:t xml:space="preserve"> for the high-fidelity transmission of genetic </w:t>
      </w:r>
      <w:r w:rsidR="001634AD" w:rsidRPr="00E80984">
        <w:rPr>
          <w:lang w:val="en-AU"/>
        </w:rPr>
        <w:t>information</w:t>
      </w:r>
      <w:r w:rsidR="00685C7C" w:rsidRPr="00E80984">
        <w:rPr>
          <w:lang w:val="en-AU"/>
        </w:rPr>
        <w:t xml:space="preserve"> across generations. </w:t>
      </w:r>
      <w:r w:rsidR="003921F1" w:rsidRPr="00E80984">
        <w:rPr>
          <w:lang w:val="en-AU"/>
        </w:rPr>
        <w:t xml:space="preserve">Many breast cancer susceptibility genes are involved in this pathway, including </w:t>
      </w:r>
      <w:r w:rsidR="003921F1" w:rsidRPr="00E80984">
        <w:rPr>
          <w:i/>
          <w:lang w:val="en-AU"/>
        </w:rPr>
        <w:t>BRCA1</w:t>
      </w:r>
      <w:r w:rsidR="003921F1" w:rsidRPr="00E80984">
        <w:rPr>
          <w:lang w:val="en-AU"/>
        </w:rPr>
        <w:t xml:space="preserve"> and </w:t>
      </w:r>
      <w:r w:rsidR="003921F1" w:rsidRPr="00E80984">
        <w:rPr>
          <w:i/>
          <w:lang w:val="en-AU"/>
        </w:rPr>
        <w:t>BRCA2</w:t>
      </w:r>
      <w:r w:rsidR="003921F1" w:rsidRPr="00E80984">
        <w:rPr>
          <w:lang w:val="en-AU"/>
        </w:rPr>
        <w:t xml:space="preserve"> as mentioned above, and also </w:t>
      </w:r>
      <w:r w:rsidR="00726030" w:rsidRPr="00E80984">
        <w:rPr>
          <w:i/>
          <w:lang w:val="en-AU"/>
        </w:rPr>
        <w:t>ATM</w:t>
      </w:r>
      <w:r w:rsidR="00726030" w:rsidRPr="00E80984">
        <w:rPr>
          <w:lang w:val="en-AU"/>
        </w:rPr>
        <w:t xml:space="preserve">, </w:t>
      </w:r>
      <w:r w:rsidR="00726030" w:rsidRPr="00E80984">
        <w:rPr>
          <w:i/>
          <w:lang w:val="en-AU"/>
        </w:rPr>
        <w:t>PALB2</w:t>
      </w:r>
      <w:r w:rsidR="00726030" w:rsidRPr="00E80984">
        <w:rPr>
          <w:lang w:val="en-AU"/>
        </w:rPr>
        <w:t xml:space="preserve">, </w:t>
      </w:r>
      <w:r w:rsidR="00726030" w:rsidRPr="00E80984">
        <w:rPr>
          <w:i/>
          <w:lang w:val="en-AU"/>
        </w:rPr>
        <w:t>BRIP1</w:t>
      </w:r>
      <w:r w:rsidR="00726030" w:rsidRPr="00E80984">
        <w:rPr>
          <w:lang w:val="en-AU"/>
        </w:rPr>
        <w:t xml:space="preserve"> and </w:t>
      </w:r>
      <w:r w:rsidR="00726030" w:rsidRPr="00E80984">
        <w:rPr>
          <w:i/>
          <w:lang w:val="en-AU"/>
        </w:rPr>
        <w:t>RAD51L1</w:t>
      </w:r>
      <w:r w:rsidR="00B3485F" w:rsidRPr="00E80984">
        <w:rPr>
          <w:lang w:val="en-AU"/>
        </w:rPr>
        <w:t xml:space="preserve"> </w:t>
      </w:r>
      <w:r w:rsidR="00B3485F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D4E83CA8-F7F5-4D0F-AB50-EF916E9CF566&lt;/uuid&gt;&lt;priority&gt;34&lt;/priority&gt;&lt;publications&gt;&lt;publication&gt;&lt;uuid&gt;7E276FD0-3734-43D5-89C8-2394FD460D3C&lt;/uuid&gt;&lt;volume&gt;4&lt;/volume&gt;&lt;accepted_date&gt;99201004291200000000222000&lt;/accepted_date&gt;&lt;doi&gt;10.1016/j.molonc.2010.04.011&lt;/doi&gt;&lt;startpage&gt;174&lt;/startpage&gt;&lt;revision_date&gt;99201004291200000000222000&lt;/revision_date&gt;&lt;publication_date&gt;99201006001200000000220000&lt;/publication_date&gt;&lt;url&gt;http://eutils.ncbi.nlm.nih.gov/entrez/eutils/elink.fcgi?dbfrom=pubmed&amp;amp;id=20542480&amp;amp;retmode=ref&amp;amp;cmd=prlinks&lt;/url&gt;&lt;type&gt;400&lt;/type&gt;&lt;title&gt;Genetic susceptibility to breast cancer.&lt;/title&gt;&lt;submission_date&gt;99201003081200000000222000&lt;/submission_date&gt;&lt;number&gt;3&lt;/number&gt;&lt;institution&gt;Centre for Cancer Genetic Epidemiology, Department of Public Health and Primary Care, University of Cambridge, Strangeways Research Laboratory, Worts Causeway, Cambridge CB1 8RN, United Kingdom.&lt;/institution&gt;&lt;subtype&gt;400&lt;/subtype&gt;&lt;endpage&gt;191&lt;/endpage&gt;&lt;bundle&gt;&lt;publication&gt;&lt;publisher&gt;Elsevier B.V&lt;/publisher&gt;&lt;title&gt;Molecular Oncology&lt;/title&gt;&lt;type&gt;-100&lt;/type&gt;&lt;subtype&gt;-100&lt;/subtype&gt;&lt;uuid&gt;C27E5AAD-ABAD-457A-9FF4-B717FFE4D36D&lt;/uuid&gt;&lt;/publication&gt;&lt;/bundle&gt;&lt;authors&gt;&lt;author&gt;&lt;firstName&gt;Nasim&lt;/firstName&gt;&lt;lastName&gt;Mavaddat&lt;/lastName&gt;&lt;/author&gt;&lt;author&gt;&lt;firstName&gt;Antonis&lt;/firstName&gt;&lt;middleNames&gt;C&lt;/middleNames&gt;&lt;lastName&gt;Antoniou&lt;/lastName&gt;&lt;/author&gt;&lt;author&gt;&lt;firstName&gt;Douglas&lt;/firstName&gt;&lt;middleNames&gt;F&lt;/middleNames&gt;&lt;lastName&gt;Easton&lt;/lastName&gt;&lt;/author&gt;&lt;author&gt;&lt;firstName&gt;Montserrat&lt;/firstName&gt;&lt;lastName&gt;García-Closas&lt;/lastName&gt;&lt;/author&gt;&lt;/authors&gt;&lt;/publication&gt;&lt;/publications&gt;&lt;cites&gt;&lt;/cites&gt;&lt;/citation&gt;</w:instrText>
      </w:r>
      <w:r w:rsidR="00B3485F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(27)</w:t>
      </w:r>
      <w:r w:rsidR="00B3485F" w:rsidRPr="00E80984">
        <w:rPr>
          <w:lang w:val="en-AU"/>
        </w:rPr>
        <w:fldChar w:fldCharType="end"/>
      </w:r>
      <w:r w:rsidR="007A0456" w:rsidRPr="00E80984">
        <w:rPr>
          <w:lang w:val="en-AU"/>
        </w:rPr>
        <w:t xml:space="preserve">. </w:t>
      </w:r>
      <w:r w:rsidR="007267E2" w:rsidRPr="00E80984">
        <w:rPr>
          <w:lang w:val="en-AU"/>
        </w:rPr>
        <w:t xml:space="preserve">Defects in HR also predispose to many other cancers, including ovarian, prostate and pancreatic cancer </w:t>
      </w:r>
      <w:r w:rsidR="007267E2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2B1AD248-EE45-4212-A0D1-C0ADFE2ADB32&lt;/uuid&gt;&lt;priority&gt;35&lt;/priority&gt;&lt;publications&gt;&lt;publication&gt;&lt;uuid&gt;7BE6FA0B-62E7-4F57-BFA9-B94C71917C31&lt;/uuid&gt;&lt;volume&gt;38&lt;/volume&gt;&lt;doi&gt;10.1016/j.ctrv.2011.04.015&lt;/doi&gt;&lt;startpage&gt;89&lt;/startpage&gt;&lt;publication_date&gt;99201204011200000000222000&lt;/publication_date&gt;&lt;url&gt;http://dx.doi.org/10.1016/j.ctrv.2011.04.015&lt;/url&gt;&lt;citekey&gt;Cerbinskaite:2012kg&lt;/citekey&gt;&lt;type&gt;400&lt;/type&gt;&lt;title&gt;Defective homologous recombination in human cancers&lt;/title&gt;&lt;publisher&gt;Elsevier Ltd&lt;/publisher&gt;&lt;number&gt;2&lt;/number&gt;&lt;subtype&gt;400&lt;/subtype&gt;&lt;endpage&gt;100&lt;/endpage&gt;&lt;bundle&gt;&lt;publication&gt;&lt;publisher&gt;Elsevier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A&lt;/firstName&gt;&lt;lastName&gt;Cerbinskaite&lt;/lastName&gt;&lt;/author&gt;&lt;author&gt;&lt;firstName&gt;A&lt;/firstName&gt;&lt;lastName&gt;Mukhopadhyay&lt;/lastName&gt;&lt;/author&gt;&lt;author&gt;&lt;firstName&gt;E&lt;/firstName&gt;&lt;middleNames&gt;R&lt;/middleNames&gt;&lt;lastName&gt;Plummer&lt;/lastName&gt;&lt;/author&gt;&lt;author&gt;&lt;firstName&gt;N&lt;/firstName&gt;&lt;middleNames&gt;J&lt;/middleNames&gt;&lt;lastName&gt;Curtin&lt;/lastName&gt;&lt;/author&gt;&lt;author&gt;&lt;firstName&gt;R&lt;/firstName&gt;&lt;middleNames&gt;J&lt;/middleNames&gt;&lt;lastName&gt;Edmondson&lt;/lastName&gt;&lt;/author&gt;&lt;/authors&gt;&lt;/publication&gt;&lt;publication&gt;&lt;uuid&gt;DAFAEB38-2FD7-4F4A-9921-AC52E99D0F55&lt;/uuid&gt;&lt;volume&gt;11&lt;/volume&gt;&lt;doi&gt;10.1038/nrm2851&lt;/doi&gt;&lt;startpage&gt;196&lt;/startpage&gt;&lt;publication_date&gt;99201003001200000000220000&lt;/publication_date&gt;&lt;url&gt;http://eutils.ncbi.nlm.nih.gov/entrez/eutils/elink.fcgi?dbfrom=pubmed&amp;amp;id=20177395&amp;amp;retmode=ref&amp;amp;cmd=prlinks&lt;/url&gt;&lt;citekey&gt;Moynahan:2010ij&lt;/citekey&gt;&lt;type&gt;400&lt;/type&gt;&lt;title&gt;Mitotic homologous recombination maintains genomic stability and suppresses tumorigenesis.&lt;/title&gt;&lt;location&gt;&amp;lt;html&amp;gt;&amp;lt;head&amp;gt;&amp;lt;meta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Home&amp;lt;/a&amp;gt;&amp;lt;/div&amp;gt;&amp;lt;/body&amp;gt;&amp;lt;/html&amp;gt;&lt;/location&gt;&lt;institution&gt;Developmental Biology Program, New York, New York 10065, USA.&lt;/institution&gt;&lt;number&gt;3&lt;/number&gt;&lt;subtype&gt;400&lt;/subtype&gt;&lt;endpage&gt;207&lt;/endpage&gt;&lt;bundle&gt;&lt;publication&gt;&lt;publisher&gt;Nature Publishing Group&lt;/publisher&gt;&lt;title&gt;Nature Publishing Group&lt;/title&gt;&lt;type&gt;-100&lt;/type&gt;&lt;subtype&gt;-100&lt;/subtype&gt;&lt;uuid&gt;7D6BD44C-C4B5-40F8-AC26-FB85BF2435CF&lt;/uuid&gt;&lt;/publication&gt;&lt;/bundle&gt;&lt;authors&gt;&lt;author&gt;&lt;firstName&gt;Mary&lt;/firstName&gt;&lt;middleNames&gt;Ellen&lt;/middleNames&gt;&lt;lastName&gt;Moynahan&lt;/lastName&gt;&lt;/author&gt;&lt;author&gt;&lt;firstName&gt;Maria&lt;/firstName&gt;&lt;lastName&gt;Jasin&lt;/lastName&gt;&lt;/author&gt;&lt;/authors&gt;&lt;/publication&gt;&lt;publication&gt;&lt;uuid&gt;70A6C064-68E6-44DE-8A70-68F79D28ED9C&lt;/uuid&gt;&lt;volume&gt;12&lt;/volume&gt;&lt;doi&gt;10.1038/nrc3399&lt;/doi&gt;&lt;startpage&gt;801&lt;/startpage&gt;&lt;publication_date&gt;99201212001200000000220000&lt;/publication_date&gt;&lt;url&gt;http://eutils.ncbi.nlm.nih.gov/entrez/eutils/elink.fcgi?dbfrom=pubmed&amp;amp;id=23175119&amp;amp;retmode=ref&amp;amp;cmd=prlinks&lt;/url&gt;&lt;citekey&gt;Curtin:2012hq&lt;/citekey&gt;&lt;type&gt;400&lt;/type&gt;&lt;title&gt;DNA repair dysregulation from cancer driver to therapeutic target.&lt;/title&gt;&lt;location&gt;&amp;lt;html&amp;gt;&amp;lt;head&amp;gt;&amp;lt;meta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Home&amp;lt;/a&amp;gt;&amp;lt;/div&amp;gt;&amp;lt;/body&amp;gt;&amp;lt;/html&amp;gt;&lt;/location&gt;&lt;institution&gt;Newcastle University, Northern Institute for Cancer Research, Newcastle upon Tyne NE2 4HH, UK. nicola.curtin@ncl.ac.uk&lt;/institution&gt;&lt;number&gt;12&lt;/number&gt;&lt;subtype&gt;400&lt;/subtype&gt;&lt;endpage&gt;817&lt;/endpage&gt;&lt;bundle&gt;&lt;publication&gt;&lt;title&gt;Nature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Nicola&lt;/firstName&gt;&lt;middleNames&gt;J&lt;/middleNames&gt;&lt;lastName&gt;Curtin&lt;/lastName&gt;&lt;/author&gt;&lt;/authors&gt;&lt;/publication&gt;&lt;/publications&gt;&lt;cites&gt;&lt;/cites&gt;&lt;/citation&gt;</w:instrText>
      </w:r>
      <w:r w:rsidR="007267E2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(28-30)</w:t>
      </w:r>
      <w:r w:rsidR="007267E2" w:rsidRPr="00E80984">
        <w:rPr>
          <w:lang w:val="en-AU"/>
        </w:rPr>
        <w:fldChar w:fldCharType="end"/>
      </w:r>
      <w:r w:rsidR="007267E2" w:rsidRPr="00E80984">
        <w:rPr>
          <w:lang w:val="en-AU"/>
        </w:rPr>
        <w:t>.</w:t>
      </w:r>
    </w:p>
    <w:p w14:paraId="5E491CB7" w14:textId="4BD632C9" w:rsidR="00D020F6" w:rsidRPr="00E80984" w:rsidRDefault="00930E0F" w:rsidP="00095A53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HR </w:t>
      </w:r>
      <w:r w:rsidR="007267E2" w:rsidRPr="00E80984">
        <w:rPr>
          <w:lang w:val="en-AU"/>
        </w:rPr>
        <w:t xml:space="preserve">is the most complicated </w:t>
      </w:r>
      <w:r w:rsidR="00F70854" w:rsidRPr="00E80984">
        <w:rPr>
          <w:lang w:val="en-AU"/>
        </w:rPr>
        <w:t>DNA repair pathway</w:t>
      </w:r>
      <w:r w:rsidRPr="00E80984">
        <w:rPr>
          <w:lang w:val="en-AU"/>
        </w:rPr>
        <w:t xml:space="preserve">, with the largest number of repair proteins </w:t>
      </w:r>
      <w:r w:rsidR="00780C3D" w:rsidRPr="00E80984">
        <w:rPr>
          <w:lang w:val="en-AU"/>
        </w:rPr>
        <w:t>involved</w:t>
      </w:r>
      <w:r w:rsidRPr="00E80984">
        <w:rPr>
          <w:lang w:val="en-AU"/>
        </w:rPr>
        <w:t xml:space="preserve"> in this pathway. </w:t>
      </w:r>
      <w:r w:rsidR="005A53BF">
        <w:rPr>
          <w:lang w:val="en-AU"/>
        </w:rPr>
        <w:t>A</w:t>
      </w:r>
      <w:r w:rsidR="00931E84" w:rsidRPr="00E80984">
        <w:rPr>
          <w:lang w:val="en-AU"/>
        </w:rPr>
        <w:t>s d</w:t>
      </w:r>
      <w:r w:rsidR="007A0456" w:rsidRPr="00E80984">
        <w:rPr>
          <w:lang w:val="en-AU"/>
        </w:rPr>
        <w:t xml:space="preserve">efects </w:t>
      </w:r>
      <w:r w:rsidR="00931E84" w:rsidRPr="00E80984">
        <w:rPr>
          <w:lang w:val="en-AU"/>
        </w:rPr>
        <w:t>in</w:t>
      </w:r>
      <w:r w:rsidR="007A0456" w:rsidRPr="00E80984">
        <w:rPr>
          <w:lang w:val="en-AU"/>
        </w:rPr>
        <w:t xml:space="preserve"> HR </w:t>
      </w:r>
      <w:r w:rsidR="00931E84" w:rsidRPr="00E80984">
        <w:rPr>
          <w:lang w:val="en-AU"/>
        </w:rPr>
        <w:t xml:space="preserve">sensitise tumours to </w:t>
      </w:r>
      <w:r w:rsidR="00D020F6" w:rsidRPr="00E80984">
        <w:rPr>
          <w:lang w:val="en-AU"/>
        </w:rPr>
        <w:t xml:space="preserve">DSB-inducing agents such as </w:t>
      </w:r>
      <w:r w:rsidR="00934922" w:rsidRPr="00E80984">
        <w:rPr>
          <w:lang w:val="en-AU"/>
        </w:rPr>
        <w:t xml:space="preserve">Ionising </w:t>
      </w:r>
      <w:r w:rsidR="00D020F6" w:rsidRPr="00E80984">
        <w:rPr>
          <w:lang w:val="en-AU"/>
        </w:rPr>
        <w:t xml:space="preserve">radiation and topoisomerase I poisons, and </w:t>
      </w:r>
      <w:r w:rsidR="00556578" w:rsidRPr="00E80984">
        <w:rPr>
          <w:lang w:val="en-AU"/>
        </w:rPr>
        <w:t>platinum-based</w:t>
      </w:r>
      <w:r w:rsidR="00D020F6" w:rsidRPr="00E80984">
        <w:rPr>
          <w:lang w:val="en-AU"/>
        </w:rPr>
        <w:t xml:space="preserve"> agents such as </w:t>
      </w:r>
      <w:proofErr w:type="spellStart"/>
      <w:r w:rsidR="00D020F6" w:rsidRPr="00E80984">
        <w:rPr>
          <w:lang w:val="en-AU"/>
        </w:rPr>
        <w:t>cisplatin</w:t>
      </w:r>
      <w:proofErr w:type="spellEnd"/>
      <w:r w:rsidR="00D020F6" w:rsidRPr="00E80984">
        <w:rPr>
          <w:lang w:val="en-AU"/>
        </w:rPr>
        <w:t xml:space="preserve"> and carboplatin</w:t>
      </w:r>
      <w:r w:rsidR="005A53BF">
        <w:rPr>
          <w:lang w:val="en-AU"/>
        </w:rPr>
        <w:t>, many of the HR proteins have</w:t>
      </w:r>
      <w:r w:rsidR="005A53BF" w:rsidRPr="005A53BF">
        <w:rPr>
          <w:lang w:val="en-AU"/>
        </w:rPr>
        <w:t xml:space="preserve"> been exploited intensively as drug targets</w:t>
      </w:r>
      <w:r w:rsidR="005A53BF">
        <w:rPr>
          <w:lang w:val="en-AU"/>
        </w:rPr>
        <w:t xml:space="preserve"> </w:t>
      </w:r>
      <w:r w:rsidR="005A53BF" w:rsidRPr="005A53BF">
        <w:rPr>
          <w:lang w:val="en-AU"/>
        </w:rPr>
        <w:t>or</w:t>
      </w:r>
      <w:r w:rsidR="005A53BF">
        <w:rPr>
          <w:lang w:val="en-AU"/>
        </w:rPr>
        <w:t xml:space="preserve"> biomarkers</w:t>
      </w:r>
      <w:r w:rsidR="00D020F6" w:rsidRPr="00E80984">
        <w:rPr>
          <w:lang w:val="en-AU"/>
        </w:rPr>
        <w:t xml:space="preserve"> </w:t>
      </w:r>
      <w:r w:rsidR="00D020F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CD60F4F-A25E-4D7D-A8A1-8F390CF74AC6&lt;/uuid&gt;&lt;priority&gt;36&lt;/priority&gt;&lt;publications&gt;&lt;publication&gt;&lt;uuid&gt;70A6C064-68E6-44DE-8A70-68F79D28ED9C&lt;/uuid&gt;&lt;volume&gt;12&lt;/volume&gt;&lt;doi&gt;10.1038/nrc3399&lt;/doi&gt;&lt;startpage&gt;801&lt;/startpage&gt;&lt;publication_date&gt;99201212001200000000220000&lt;/publication_date&gt;&lt;url&gt;http://eutils.ncbi.nlm.nih.gov/entrez/eutils/elink.fcgi?dbfrom=pubmed&amp;amp;id=23175119&amp;amp;retmode=ref&amp;amp;cmd=prlinks&lt;/url&gt;&lt;citekey&gt;Curtin:2012hq&lt;/citekey&gt;&lt;type&gt;400&lt;/type&gt;&lt;title&gt;DNA repair dysregulation from cancer driver to therapeutic target.&lt;/title&gt;&lt;location&gt;&amp;lt;html&amp;gt;&amp;lt;head&amp;gt;&amp;lt;meta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Home&amp;lt;/a&amp;gt;&amp;lt;/div&amp;gt;&amp;lt;/body&amp;gt;&amp;lt;/html&amp;gt;&lt;/location&gt;&lt;institution&gt;Newcastle University, Northern Institute for Cancer Research, Newcastle upon Tyne NE2 4HH, UK. nicola.curtin@ncl.ac.uk&lt;/institution&gt;&lt;number&gt;12&lt;/number&gt;&lt;subtype&gt;400&lt;/subtype&gt;&lt;endpage&gt;817&lt;/endpage&gt;&lt;bundle&gt;&lt;publication&gt;&lt;title&gt;Nature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Nicola&lt;/firstName&gt;&lt;middleNames&gt;J&lt;/middleNames&gt;&lt;lastName&gt;Curtin&lt;/lastName&gt;&lt;/author&gt;&lt;/authors&gt;&lt;/publication&gt;&lt;/publications&gt;&lt;cites&gt;&lt;/cites&gt;&lt;/citation&gt;</w:instrText>
      </w:r>
      <w:r w:rsidR="00D020F6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(30)</w:t>
      </w:r>
      <w:r w:rsidR="00D020F6" w:rsidRPr="00E80984">
        <w:rPr>
          <w:lang w:val="en-AU"/>
        </w:rPr>
        <w:fldChar w:fldCharType="end"/>
      </w:r>
      <w:r w:rsidR="00D020F6" w:rsidRPr="00E80984">
        <w:rPr>
          <w:lang w:val="en-AU"/>
        </w:rPr>
        <w:t xml:space="preserve">. </w:t>
      </w:r>
      <w:r w:rsidR="00923D52" w:rsidRPr="00E80984">
        <w:rPr>
          <w:lang w:val="en-AU"/>
        </w:rPr>
        <w:t>Clinically, t</w:t>
      </w:r>
      <w:r w:rsidR="00121188" w:rsidRPr="00E80984">
        <w:rPr>
          <w:lang w:val="en-AU"/>
        </w:rPr>
        <w:t xml:space="preserve">he most exciting </w:t>
      </w:r>
      <w:r w:rsidR="00121188" w:rsidRPr="00E80984">
        <w:rPr>
          <w:lang w:val="en-AU"/>
        </w:rPr>
        <w:lastRenderedPageBreak/>
        <w:t xml:space="preserve">discovery in the filed of HR in recent years is </w:t>
      </w:r>
      <w:r w:rsidR="00095A53" w:rsidRPr="00E80984">
        <w:rPr>
          <w:lang w:val="en-AU"/>
        </w:rPr>
        <w:t xml:space="preserve">the identification of the SL relationship between HR deficiency and </w:t>
      </w:r>
      <w:r w:rsidR="00C131E8" w:rsidRPr="00E80984">
        <w:rPr>
          <w:lang w:val="en-AU"/>
        </w:rPr>
        <w:t xml:space="preserve">poly (ADP-ribose) polymerase </w:t>
      </w:r>
      <w:r w:rsidR="006A2457" w:rsidRPr="00E80984">
        <w:rPr>
          <w:lang w:val="en-AU"/>
        </w:rPr>
        <w:t>(</w:t>
      </w:r>
      <w:r w:rsidR="00095A53" w:rsidRPr="00E80984">
        <w:rPr>
          <w:bCs/>
          <w:lang w:val="en-AU"/>
        </w:rPr>
        <w:t>PARP</w:t>
      </w:r>
      <w:r w:rsidR="006A2457" w:rsidRPr="00E80984">
        <w:rPr>
          <w:bCs/>
          <w:lang w:val="en-AU"/>
        </w:rPr>
        <w:t>)</w:t>
      </w:r>
      <w:r w:rsidR="00095A53" w:rsidRPr="00E80984">
        <w:rPr>
          <w:bCs/>
          <w:lang w:val="en-AU"/>
        </w:rPr>
        <w:t xml:space="preserve"> inhibition</w:t>
      </w:r>
      <w:r w:rsidR="00095A53" w:rsidRPr="00E80984">
        <w:rPr>
          <w:lang w:val="en-AU"/>
        </w:rPr>
        <w:t xml:space="preserve">, </w:t>
      </w:r>
      <w:r w:rsidR="00DC0893" w:rsidRPr="00E80984">
        <w:rPr>
          <w:lang w:val="en-AU"/>
        </w:rPr>
        <w:t xml:space="preserve">which is </w:t>
      </w:r>
      <w:r w:rsidR="0020783E" w:rsidRPr="00E80984">
        <w:rPr>
          <w:lang w:val="en-AU"/>
        </w:rPr>
        <w:t>de</w:t>
      </w:r>
      <w:r w:rsidR="005A46AC" w:rsidRPr="00E80984">
        <w:rPr>
          <w:lang w:val="en-AU"/>
        </w:rPr>
        <w:t>scribed</w:t>
      </w:r>
      <w:r w:rsidR="00DC0893" w:rsidRPr="00E80984">
        <w:rPr>
          <w:lang w:val="en-AU"/>
        </w:rPr>
        <w:t xml:space="preserve"> i</w:t>
      </w:r>
      <w:r w:rsidR="00BA17A4">
        <w:rPr>
          <w:lang w:val="en-AU"/>
        </w:rPr>
        <w:t>n more detail below</w:t>
      </w:r>
      <w:r w:rsidR="00DC0893" w:rsidRPr="00E80984">
        <w:rPr>
          <w:lang w:val="en-AU"/>
        </w:rPr>
        <w:t>.</w:t>
      </w:r>
    </w:p>
    <w:p w14:paraId="0466BB4B" w14:textId="70DF2CF4" w:rsidR="00D437A6" w:rsidRPr="00E80984" w:rsidRDefault="00D437A6" w:rsidP="00A87260">
      <w:pPr>
        <w:pStyle w:val="ManuscriptHeading3"/>
        <w:tabs>
          <w:tab w:val="left" w:pos="8100"/>
        </w:tabs>
        <w:rPr>
          <w:lang w:val="en-AU"/>
        </w:rPr>
      </w:pPr>
      <w:bookmarkStart w:id="7" w:name="_Toc233262409"/>
      <w:r w:rsidRPr="00E80984">
        <w:rPr>
          <w:lang w:val="en-AU"/>
        </w:rPr>
        <w:t xml:space="preserve">The </w:t>
      </w:r>
      <w:r w:rsidR="00FA78DF" w:rsidRPr="00E80984">
        <w:rPr>
          <w:lang w:val="en-AU"/>
        </w:rPr>
        <w:t>NHEJ</w:t>
      </w:r>
      <w:r w:rsidRPr="00E80984">
        <w:rPr>
          <w:lang w:val="en-AU"/>
        </w:rPr>
        <w:t xml:space="preserve"> Pathway</w:t>
      </w:r>
      <w:bookmarkEnd w:id="7"/>
    </w:p>
    <w:p w14:paraId="742BD7DA" w14:textId="74B8BFC3" w:rsidR="00D437A6" w:rsidRPr="00E80984" w:rsidRDefault="002D568B" w:rsidP="0003693A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The NHEJ pathway is another</w:t>
      </w:r>
      <w:r w:rsidR="00D437A6" w:rsidRPr="00E80984">
        <w:rPr>
          <w:lang w:val="en-AU"/>
        </w:rPr>
        <w:t xml:space="preserve"> major pathway </w:t>
      </w:r>
      <w:r w:rsidRPr="00E80984">
        <w:rPr>
          <w:lang w:val="en-AU"/>
        </w:rPr>
        <w:t xml:space="preserve">to repair DSB. </w:t>
      </w:r>
      <w:r w:rsidR="0082320A" w:rsidRPr="00E80984">
        <w:rPr>
          <w:lang w:val="en-AU"/>
        </w:rPr>
        <w:t xml:space="preserve">However, unlike HR that </w:t>
      </w:r>
      <w:r w:rsidR="006E31BA" w:rsidRPr="00E80984">
        <w:rPr>
          <w:lang w:val="en-AU"/>
        </w:rPr>
        <w:t xml:space="preserve">employs a sophisticated mechanism to ensure </w:t>
      </w:r>
      <w:r w:rsidR="00A024CE" w:rsidRPr="00E80984">
        <w:rPr>
          <w:lang w:val="en-AU"/>
        </w:rPr>
        <w:t xml:space="preserve">accuracy of the repair, NHEJ </w:t>
      </w:r>
      <w:r w:rsidR="00A5458C" w:rsidRPr="00E80984">
        <w:rPr>
          <w:lang w:val="en-AU"/>
        </w:rPr>
        <w:t>ligates the two broken ends of a DSB</w:t>
      </w:r>
      <w:r w:rsidR="006E31BA" w:rsidRPr="00E80984">
        <w:rPr>
          <w:lang w:val="en-AU"/>
        </w:rPr>
        <w:t xml:space="preserve"> in </w:t>
      </w:r>
      <w:r w:rsidR="00A30C61" w:rsidRPr="00E80984">
        <w:rPr>
          <w:lang w:val="en-AU"/>
        </w:rPr>
        <w:t>a direct way</w:t>
      </w:r>
      <w:r w:rsidR="00A5458C" w:rsidRPr="00E80984">
        <w:rPr>
          <w:lang w:val="en-AU"/>
        </w:rPr>
        <w:t xml:space="preserve">, </w:t>
      </w:r>
      <w:r w:rsidR="00A30C61" w:rsidRPr="00E80984">
        <w:rPr>
          <w:lang w:val="en-AU"/>
        </w:rPr>
        <w:t xml:space="preserve">which is faster than </w:t>
      </w:r>
      <w:r w:rsidR="0003693A" w:rsidRPr="00E80984">
        <w:rPr>
          <w:lang w:val="en-AU"/>
        </w:rPr>
        <w:t xml:space="preserve">the </w:t>
      </w:r>
      <w:r w:rsidR="00A30C61" w:rsidRPr="00E80984">
        <w:rPr>
          <w:lang w:val="en-AU"/>
        </w:rPr>
        <w:t xml:space="preserve">HR </w:t>
      </w:r>
      <w:r w:rsidR="0003693A" w:rsidRPr="00E80984">
        <w:rPr>
          <w:lang w:val="en-AU"/>
        </w:rPr>
        <w:t xml:space="preserve">repair </w:t>
      </w:r>
      <w:r w:rsidR="00A30C61" w:rsidRPr="00E80984">
        <w:rPr>
          <w:lang w:val="en-AU"/>
        </w:rPr>
        <w:t>but</w:t>
      </w:r>
      <w:r w:rsidR="00D757B9" w:rsidRPr="00E80984">
        <w:rPr>
          <w:lang w:val="en-AU"/>
        </w:rPr>
        <w:t xml:space="preserve"> tend to be </w:t>
      </w:r>
      <w:r w:rsidR="00A30C61" w:rsidRPr="00E80984">
        <w:rPr>
          <w:lang w:val="en-AU"/>
        </w:rPr>
        <w:t xml:space="preserve">more </w:t>
      </w:r>
      <w:r w:rsidR="00D757B9" w:rsidRPr="00E80984">
        <w:rPr>
          <w:lang w:val="en-AU"/>
        </w:rPr>
        <w:t>erro</w:t>
      </w:r>
      <w:r w:rsidR="00F47811" w:rsidRPr="00E80984">
        <w:rPr>
          <w:lang w:val="en-AU"/>
        </w:rPr>
        <w:t>r</w:t>
      </w:r>
      <w:r w:rsidR="00D757B9" w:rsidRPr="00E80984">
        <w:rPr>
          <w:lang w:val="en-AU"/>
        </w:rPr>
        <w:t>-prone</w:t>
      </w:r>
      <w:r w:rsidR="00A5458C" w:rsidRPr="00E80984">
        <w:rPr>
          <w:lang w:val="en-AU"/>
        </w:rPr>
        <w:t>.</w:t>
      </w:r>
      <w:r w:rsidR="00D757B9" w:rsidRPr="00E80984">
        <w:rPr>
          <w:lang w:val="en-AU"/>
        </w:rPr>
        <w:t xml:space="preserve"> </w:t>
      </w:r>
      <w:r w:rsidR="00037C1D" w:rsidRPr="00E80984">
        <w:rPr>
          <w:lang w:val="en-AU"/>
        </w:rPr>
        <w:t xml:space="preserve">The choice between NHEJ and HR is primarily dependent on the cell </w:t>
      </w:r>
      <w:r w:rsidR="0051685E" w:rsidRPr="00E80984">
        <w:rPr>
          <w:lang w:val="en-AU"/>
        </w:rPr>
        <w:t xml:space="preserve">cycle </w:t>
      </w:r>
      <w:r w:rsidR="00037C1D" w:rsidRPr="00E80984">
        <w:rPr>
          <w:lang w:val="en-AU"/>
        </w:rPr>
        <w:t>stage – HR normally occurs during S and G2 phases of the cell cycle as it requires a homologous sister chromatid to serve as a template for repair, where</w:t>
      </w:r>
      <w:r w:rsidR="00E52131" w:rsidRPr="00E80984">
        <w:rPr>
          <w:lang w:val="en-AU"/>
        </w:rPr>
        <w:t>as</w:t>
      </w:r>
      <w:r w:rsidR="00037C1D" w:rsidRPr="00E80984">
        <w:rPr>
          <w:lang w:val="en-AU"/>
        </w:rPr>
        <w:t xml:space="preserve"> NHEJ predominantly functions in </w:t>
      </w:r>
      <w:r w:rsidR="006E31BA" w:rsidRPr="00E80984">
        <w:rPr>
          <w:lang w:val="en-AU"/>
        </w:rPr>
        <w:t>the G0 and G1 phases</w:t>
      </w:r>
      <w:r w:rsidR="00954ACA" w:rsidRPr="00E80984">
        <w:rPr>
          <w:lang w:val="en-AU"/>
        </w:rPr>
        <w:t>,</w:t>
      </w:r>
      <w:r w:rsidR="006E31BA" w:rsidRPr="00E80984">
        <w:rPr>
          <w:lang w:val="en-AU"/>
        </w:rPr>
        <w:t xml:space="preserve"> </w:t>
      </w:r>
      <w:r w:rsidR="00C803B8" w:rsidRPr="00E80984">
        <w:rPr>
          <w:lang w:val="en-AU"/>
        </w:rPr>
        <w:t>although it can also come into play in other cell cycle phases</w:t>
      </w:r>
      <w:r w:rsidR="00476E54" w:rsidRPr="00E80984">
        <w:rPr>
          <w:lang w:val="en-AU"/>
        </w:rPr>
        <w:t xml:space="preserve"> especially when the HR repair </w:t>
      </w:r>
      <w:r w:rsidR="00DC230D" w:rsidRPr="00E80984">
        <w:rPr>
          <w:lang w:val="en-AU"/>
        </w:rPr>
        <w:t>becomes</w:t>
      </w:r>
      <w:r w:rsidR="00476E54" w:rsidRPr="00E80984">
        <w:rPr>
          <w:lang w:val="en-AU"/>
        </w:rPr>
        <w:t xml:space="preserve"> compromised </w:t>
      </w:r>
      <w:r w:rsidR="00476E54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2D901303-654B-4698-831C-4C6968CF4D1B&lt;/uuid&gt;&lt;priority&gt;37&lt;/priority&gt;&lt;publications&gt;&lt;publication&gt;&lt;publication_date&gt;99201509261200000000222000&lt;/publication_date&gt;&lt;doi&gt;10.1016/j.molonc.2015.09.007&lt;/doi&gt;&lt;institution&gt;Institute for Molecular Bioscience, The University of Queensland, St. Lucia, QLD 4067, Australia.&lt;/institution&gt;&lt;accepted_date&gt;99201509041200000000222000&lt;/accepted_date&gt;&lt;title&gt;Personalised pathway analysis reveals association between DNA repair pathway dysregulation and chromosomal instability in sporadic breast cancer.&lt;/title&gt;&lt;revision_date&gt;99201508191200000000222000&lt;/revision_date&gt;&lt;subtype&gt;400&lt;/subtype&gt;&lt;uuid&gt;DD568839-A68A-4BA2-A74F-F834C89556D8&lt;/uuid&gt;&lt;type&gt;400&lt;/type&gt;&lt;submission_date&gt;99201506171200000000222000&lt;/submission_date&gt;&lt;url&gt;http://eutils.ncbi.nlm.nih.gov/entrez/eutils/elink.fcgi?dbfrom=pubmed&amp;amp;id=26456802&amp;amp;retmode=ref&amp;amp;cmd=prlinks&lt;/url&gt;&lt;bundle&gt;&lt;publication&gt;&lt;publisher&gt;Elsevier B.V&lt;/publisher&gt;&lt;title&gt;Molecular Oncology&lt;/title&gt;&lt;type&gt;-100&lt;/type&gt;&lt;subtype&gt;-100&lt;/subtype&gt;&lt;uuid&gt;C27E5AAD-ABAD-457A-9FF4-B717FFE4D36D&lt;/uuid&gt;&lt;/publication&gt;&lt;/bundle&gt;&lt;authors&gt;&lt;author&gt;&lt;firstName&gt;Chao&lt;/firstName&gt;&lt;lastName&gt;Liu&lt;/lastName&gt;&lt;/author&gt;&lt;author&gt;&lt;firstName&gt;Sriganesh&lt;/firstName&gt;&lt;lastName&gt;Srihari&lt;/lastName&gt;&lt;/author&gt;&lt;author&gt;&lt;firstName&gt;Samir&lt;/firstName&gt;&lt;lastName&gt;Lal&lt;/lastName&gt;&lt;/author&gt;&lt;author&gt;&lt;firstName&gt;Benoît&lt;/firstName&gt;&lt;lastName&gt;Gautier&lt;/lastName&gt;&lt;/author&gt;&lt;author&gt;&lt;firstName&gt;Peter&lt;/firstName&gt;&lt;middleNames&gt;T&lt;/middleNames&gt;&lt;lastName&gt;Simpson&lt;/lastName&gt;&lt;/author&gt;&lt;author&gt;&lt;firstName&gt;Kum&lt;/firstName&gt;&lt;middleNames&gt;Kum&lt;/middleNames&gt;&lt;lastName&gt;Khanna&lt;/lastName&gt;&lt;/author&gt;&lt;author&gt;&lt;firstName&gt;Mark&lt;/firstName&gt;&lt;middleNames&gt;A&lt;/middleNames&gt;&lt;lastName&gt;Ragan&lt;/lastName&gt;&lt;/author&gt;&lt;author&gt;&lt;firstName&gt;Kim-Anh&lt;/firstName&gt;&lt;lastName&gt;Lê Cao&lt;/lastName&gt;&lt;/author&gt;&lt;/authors&gt;&lt;/publication&gt;&lt;/publications&gt;&lt;cites&gt;&lt;/cites&gt;&lt;/citation&gt;</w:instrText>
      </w:r>
      <w:r w:rsidR="00476E54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(31)</w:t>
      </w:r>
      <w:r w:rsidR="00476E54" w:rsidRPr="00E80984">
        <w:rPr>
          <w:lang w:val="en-AU"/>
        </w:rPr>
        <w:fldChar w:fldCharType="end"/>
      </w:r>
      <w:r w:rsidR="00C803B8" w:rsidRPr="00E80984">
        <w:rPr>
          <w:lang w:val="en-AU"/>
        </w:rPr>
        <w:t>.</w:t>
      </w:r>
    </w:p>
    <w:p w14:paraId="5104BB75" w14:textId="5DA033B2" w:rsidR="00D437A6" w:rsidRPr="00E80984" w:rsidRDefault="0020075D" w:rsidP="00A8726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 genetic alterations </w:t>
      </w:r>
      <w:r w:rsidR="000E46E8">
        <w:rPr>
          <w:lang w:val="en-AU"/>
        </w:rPr>
        <w:t>in some</w:t>
      </w:r>
      <w:r w:rsidRPr="00E80984">
        <w:rPr>
          <w:lang w:val="en-AU"/>
        </w:rPr>
        <w:t xml:space="preserve"> NEHJ genes have been linked to cancer preposition. For example, mutations in</w:t>
      </w:r>
      <w:r w:rsidR="003A4983" w:rsidRPr="00E80984">
        <w:rPr>
          <w:lang w:val="en-AU"/>
        </w:rPr>
        <w:t xml:space="preserve"> </w:t>
      </w:r>
      <w:r w:rsidR="003A4983" w:rsidRPr="00E80984">
        <w:rPr>
          <w:i/>
          <w:lang w:val="en-AU"/>
        </w:rPr>
        <w:t>KU70</w:t>
      </w:r>
      <w:r w:rsidR="003A4983" w:rsidRPr="00E80984">
        <w:rPr>
          <w:lang w:val="en-AU"/>
        </w:rPr>
        <w:t xml:space="preserve"> </w:t>
      </w:r>
      <w:r w:rsidRPr="00E80984">
        <w:rPr>
          <w:lang w:val="en-AU"/>
        </w:rPr>
        <w:t>have been</w:t>
      </w:r>
      <w:r w:rsidR="00D437A6" w:rsidRPr="00E80984">
        <w:rPr>
          <w:lang w:val="en-AU"/>
        </w:rPr>
        <w:t xml:space="preserve"> associated with </w:t>
      </w:r>
      <w:r w:rsidR="002B5210" w:rsidRPr="00E80984">
        <w:rPr>
          <w:lang w:val="en-AU"/>
        </w:rPr>
        <w:t xml:space="preserve">susceptibility to </w:t>
      </w:r>
      <w:r w:rsidR="00D437A6" w:rsidRPr="00E80984">
        <w:rPr>
          <w:lang w:val="en-AU"/>
        </w:rPr>
        <w:t xml:space="preserve">breast, colorectal and lung cancer, and </w:t>
      </w:r>
      <w:r w:rsidRPr="00E80984">
        <w:rPr>
          <w:lang w:val="en-AU"/>
        </w:rPr>
        <w:t xml:space="preserve">the epigenetic silencing of </w:t>
      </w:r>
      <w:r w:rsidR="00D437A6" w:rsidRPr="00E80984">
        <w:rPr>
          <w:i/>
          <w:lang w:val="en-AU"/>
        </w:rPr>
        <w:t>KU80</w:t>
      </w:r>
      <w:r w:rsidR="00DD2D69" w:rsidRPr="00E80984">
        <w:rPr>
          <w:lang w:val="en-AU"/>
        </w:rPr>
        <w:t xml:space="preserve"> may </w:t>
      </w:r>
      <w:r w:rsidR="00B3553F">
        <w:rPr>
          <w:lang w:val="en-AU"/>
        </w:rPr>
        <w:t>result in</w:t>
      </w:r>
      <w:r w:rsidR="00DD2D69" w:rsidRPr="00E80984">
        <w:rPr>
          <w:lang w:val="en-AU"/>
        </w:rPr>
        <w:t xml:space="preserve"> </w:t>
      </w:r>
      <w:r w:rsidR="00D437A6" w:rsidRPr="00E80984">
        <w:rPr>
          <w:lang w:val="en-AU"/>
        </w:rPr>
        <w:t xml:space="preserve">lung cancer </w:t>
      </w:r>
      <w:r w:rsidR="00D437A6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EC5A93C-C1F1-4FE0-BBD4-85B9FD6FAF1F&lt;/uuid&gt;&lt;priority&gt;38&lt;/priority&gt;&lt;publications&gt;&lt;publication&gt;&lt;uuid&gt;70A6C064-68E6-44DE-8A70-68F79D28ED9C&lt;/uuid&gt;&lt;volume&gt;12&lt;/volume&gt;&lt;doi&gt;10.1038/nrc3399&lt;/doi&gt;&lt;startpage&gt;801&lt;/startpage&gt;&lt;publication_date&gt;99201212001200000000220000&lt;/publication_date&gt;&lt;url&gt;http://eutils.ncbi.nlm.nih.gov/entrez/eutils/elink.fcgi?dbfrom=pubmed&amp;amp;id=23175119&amp;amp;retmode=ref&amp;amp;cmd=prlinks&lt;/url&gt;&lt;citekey&gt;Curtin:2012hq&lt;/citekey&gt;&lt;type&gt;400&lt;/type&gt;&lt;title&gt;DNA repair dysregulation from cancer driver to therapeutic target.&lt;/title&gt;&lt;location&gt;&amp;lt;html&amp;gt;&amp;lt;head&amp;gt;&amp;lt;meta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Home&amp;lt;/a&amp;gt;&amp;lt;/div&amp;gt;&amp;lt;/body&amp;gt;&amp;lt;/html&amp;gt;&lt;/location&gt;&lt;institution&gt;Newcastle University, Northern Institute for Cancer Research, Newcastle upon Tyne NE2 4HH, UK. nicola.curtin@ncl.ac.uk&lt;/institution&gt;&lt;number&gt;12&lt;/number&gt;&lt;subtype&gt;400&lt;/subtype&gt;&lt;endpage&gt;817&lt;/endpage&gt;&lt;bundle&gt;&lt;publication&gt;&lt;title&gt;Nature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Nicola&lt;/firstName&gt;&lt;middleNames&gt;J&lt;/middleNames&gt;&lt;lastName&gt;Curtin&lt;/lastName&gt;&lt;/author&gt;&lt;/authors&gt;&lt;/publication&gt;&lt;/publications&gt;&lt;cites&gt;&lt;/cites&gt;&lt;/citation&gt;</w:instrText>
      </w:r>
      <w:r w:rsidR="00D437A6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(30)</w:t>
      </w:r>
      <w:r w:rsidR="00D437A6" w:rsidRPr="00E80984">
        <w:rPr>
          <w:lang w:val="en-AU"/>
        </w:rPr>
        <w:fldChar w:fldCharType="end"/>
      </w:r>
      <w:r w:rsidR="00D437A6" w:rsidRPr="00E80984">
        <w:rPr>
          <w:lang w:val="en-AU"/>
        </w:rPr>
        <w:t>.</w:t>
      </w:r>
      <w:r w:rsidR="002C2A94" w:rsidRPr="00E80984">
        <w:rPr>
          <w:lang w:val="en-AU"/>
        </w:rPr>
        <w:t xml:space="preserve"> </w:t>
      </w:r>
      <w:r w:rsidR="00462130">
        <w:rPr>
          <w:lang w:val="en-AU"/>
        </w:rPr>
        <w:t>In addition</w:t>
      </w:r>
      <w:r w:rsidR="002C2A94" w:rsidRPr="00E80984">
        <w:rPr>
          <w:lang w:val="en-AU"/>
        </w:rPr>
        <w:t xml:space="preserve">, increased activity of NHEJ </w:t>
      </w:r>
      <w:r w:rsidR="009343F1" w:rsidRPr="00E80984">
        <w:rPr>
          <w:lang w:val="en-AU"/>
        </w:rPr>
        <w:t xml:space="preserve">has been </w:t>
      </w:r>
      <w:r w:rsidR="0008730E">
        <w:rPr>
          <w:lang w:val="en-AU"/>
        </w:rPr>
        <w:t>proposed</w:t>
      </w:r>
      <w:r w:rsidR="009343F1" w:rsidRPr="00E80984">
        <w:rPr>
          <w:lang w:val="en-AU"/>
        </w:rPr>
        <w:t xml:space="preserve"> as a </w:t>
      </w:r>
      <w:r w:rsidR="00341AC3">
        <w:rPr>
          <w:lang w:val="en-AU"/>
        </w:rPr>
        <w:t>main</w:t>
      </w:r>
      <w:r w:rsidR="009343F1" w:rsidRPr="00E80984">
        <w:rPr>
          <w:lang w:val="en-AU"/>
        </w:rPr>
        <w:t xml:space="preserve"> source of genomic rearrangements observed in </w:t>
      </w:r>
      <w:r w:rsidR="001A00D4">
        <w:rPr>
          <w:lang w:val="en-AU"/>
        </w:rPr>
        <w:t xml:space="preserve">various </w:t>
      </w:r>
      <w:r w:rsidR="009343F1" w:rsidRPr="00E80984">
        <w:rPr>
          <w:lang w:val="en-AU"/>
        </w:rPr>
        <w:t>cancer</w:t>
      </w:r>
      <w:r w:rsidR="001A00D4">
        <w:rPr>
          <w:lang w:val="en-AU"/>
        </w:rPr>
        <w:t>s</w:t>
      </w:r>
      <w:r w:rsidR="009343F1" w:rsidRPr="00E80984">
        <w:rPr>
          <w:lang w:val="en-AU"/>
        </w:rPr>
        <w:t xml:space="preserve"> </w:t>
      </w:r>
      <w:r w:rsidR="009343F1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07F9D5C0-2F79-4B04-9D24-33AF6F000E99&lt;/uuid&gt;&lt;priority&gt;39&lt;/priority&gt;&lt;publications&gt;&lt;publication&gt;&lt;uuid&gt;5D44A6BF-7478-4224-9BE5-EE7D5B2E6EC2&lt;/uuid&gt;&lt;volume&gt;13&lt;/volume&gt;&lt;doi&gt;10.1038/nrc3537&lt;/doi&gt;&lt;startpage&gt;443&lt;/startpage&gt;&lt;publication_date&gt;99201307001200000000220000&lt;/publication_date&gt;&lt;url&gt;http://eutils.ncbi.nlm.nih.gov/entrez/eutils/elink.fcgi?dbfrom=pubmed&amp;amp;id=23760025&amp;amp;retmode=ref&amp;amp;cmd=prlinks&lt;/url&gt;&lt;type&gt;400&lt;/type&gt;&lt;title&gt;End-joining, translocations and cancer.&lt;/title&gt;&lt;institution&gt;Rutgers University, Center for Advanced Biotechnology and Medicine, Piscataway, New Jersey 08854, USA. bunting@cabm.rutgers.edu&lt;/institution&gt;&lt;number&gt;7&lt;/number&gt;&lt;subtype&gt;400&lt;/subtype&gt;&lt;endpage&gt;454&lt;/endpage&gt;&lt;bundle&gt;&lt;publication&gt;&lt;title&gt;Nature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Samuel&lt;/firstName&gt;&lt;middleNames&gt;F&lt;/middleNames&gt;&lt;lastName&gt;Bunting&lt;/lastName&gt;&lt;/author&gt;&lt;author&gt;&lt;firstName&gt;Andre&lt;/firstName&gt;&lt;lastName&gt;Nussenzweig&lt;/lastName&gt;&lt;/author&gt;&lt;/authors&gt;&lt;/publication&gt;&lt;/publications&gt;&lt;cites&gt;&lt;/cites&gt;&lt;/citation&gt;</w:instrText>
      </w:r>
      <w:r w:rsidR="009343F1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(32)</w:t>
      </w:r>
      <w:r w:rsidR="009343F1" w:rsidRPr="00E80984">
        <w:rPr>
          <w:lang w:val="en-AU"/>
        </w:rPr>
        <w:fldChar w:fldCharType="end"/>
      </w:r>
      <w:r w:rsidR="00954ACA" w:rsidRPr="00E80984">
        <w:rPr>
          <w:lang w:val="en-AU"/>
        </w:rPr>
        <w:t>.</w:t>
      </w:r>
    </w:p>
    <w:p w14:paraId="3D985BAF" w14:textId="2F79DB4F" w:rsidR="00D437A6" w:rsidRPr="00E80984" w:rsidRDefault="00D437A6" w:rsidP="00A87260">
      <w:pPr>
        <w:pStyle w:val="ManuscriptHeading3"/>
        <w:tabs>
          <w:tab w:val="left" w:pos="8100"/>
        </w:tabs>
        <w:rPr>
          <w:lang w:val="en-AU"/>
        </w:rPr>
      </w:pPr>
      <w:bookmarkStart w:id="8" w:name="_Toc233262410"/>
      <w:r w:rsidRPr="00E80984">
        <w:rPr>
          <w:lang w:val="en-AU"/>
        </w:rPr>
        <w:t xml:space="preserve">The </w:t>
      </w:r>
      <w:r w:rsidR="00FA78DF" w:rsidRPr="00E80984">
        <w:rPr>
          <w:lang w:val="en-AU"/>
        </w:rPr>
        <w:t>NER</w:t>
      </w:r>
      <w:r w:rsidRPr="00E80984">
        <w:rPr>
          <w:lang w:val="en-AU"/>
        </w:rPr>
        <w:t xml:space="preserve"> Pathway</w:t>
      </w:r>
      <w:bookmarkEnd w:id="8"/>
    </w:p>
    <w:p w14:paraId="19021CCC" w14:textId="5ED32515" w:rsidR="00D437A6" w:rsidRPr="00E80984" w:rsidRDefault="00D437A6" w:rsidP="00E50D8A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 NER pathway deals with </w:t>
      </w:r>
      <w:r w:rsidR="00231838" w:rsidRPr="00E80984">
        <w:rPr>
          <w:lang w:val="en-AU"/>
        </w:rPr>
        <w:t xml:space="preserve">DNA double </w:t>
      </w:r>
      <w:r w:rsidRPr="00E80984">
        <w:rPr>
          <w:lang w:val="en-AU"/>
        </w:rPr>
        <w:t>helix-distorting damage</w:t>
      </w:r>
      <w:r w:rsidR="00DB414A" w:rsidRPr="00E80984">
        <w:rPr>
          <w:lang w:val="en-AU"/>
        </w:rPr>
        <w:t>s</w:t>
      </w:r>
      <w:r w:rsidRPr="00E80984">
        <w:rPr>
          <w:lang w:val="en-AU"/>
        </w:rPr>
        <w:t xml:space="preserve">, such as </w:t>
      </w:r>
      <w:r w:rsidR="00325383" w:rsidRPr="00E80984">
        <w:rPr>
          <w:lang w:val="en-AU"/>
        </w:rPr>
        <w:t>those</w:t>
      </w:r>
      <w:r w:rsidRPr="00E80984">
        <w:rPr>
          <w:lang w:val="en-AU"/>
        </w:rPr>
        <w:t xml:space="preserve"> induced by </w:t>
      </w:r>
      <w:r w:rsidR="00946085" w:rsidRPr="00E80984">
        <w:rPr>
          <w:lang w:val="en-AU"/>
        </w:rPr>
        <w:t>UV</w:t>
      </w:r>
      <w:r w:rsidR="00EF437C" w:rsidRPr="00E80984">
        <w:rPr>
          <w:lang w:val="en-AU"/>
        </w:rPr>
        <w:t xml:space="preserve"> </w:t>
      </w:r>
      <w:r w:rsidR="00551B3F" w:rsidRPr="00E80984">
        <w:rPr>
          <w:lang w:val="en-AU"/>
        </w:rPr>
        <w:t xml:space="preserve">light </w:t>
      </w:r>
      <w:r w:rsidR="0022410D" w:rsidRPr="00E80984">
        <w:rPr>
          <w:lang w:val="en-AU"/>
        </w:rPr>
        <w:t>or</w:t>
      </w:r>
      <w:r w:rsidR="00EF437C" w:rsidRPr="00E80984">
        <w:rPr>
          <w:lang w:val="en-AU"/>
        </w:rPr>
        <w:t xml:space="preserve"> tobacco smoke</w:t>
      </w:r>
      <w:r w:rsidRPr="00E80984">
        <w:rPr>
          <w:lang w:val="en-AU"/>
        </w:rPr>
        <w:t xml:space="preserve">. </w:t>
      </w:r>
      <w:r w:rsidR="004D13F8" w:rsidRPr="00E80984">
        <w:rPr>
          <w:lang w:val="en-AU"/>
        </w:rPr>
        <w:t xml:space="preserve">Defective </w:t>
      </w:r>
      <w:r w:rsidR="00210685" w:rsidRPr="00E80984">
        <w:rPr>
          <w:lang w:val="en-AU"/>
        </w:rPr>
        <w:t xml:space="preserve">NER </w:t>
      </w:r>
      <w:r w:rsidR="00444DE7" w:rsidRPr="00E80984">
        <w:rPr>
          <w:lang w:val="en-AU"/>
        </w:rPr>
        <w:t>predispose</w:t>
      </w:r>
      <w:r w:rsidR="004D13F8" w:rsidRPr="00E80984">
        <w:rPr>
          <w:lang w:val="en-AU"/>
        </w:rPr>
        <w:t>s</w:t>
      </w:r>
      <w:r w:rsidR="00444DE7" w:rsidRPr="00E80984">
        <w:rPr>
          <w:lang w:val="en-AU"/>
        </w:rPr>
        <w:t xml:space="preserve"> </w:t>
      </w:r>
      <w:r w:rsidR="007B210B" w:rsidRPr="00E80984">
        <w:rPr>
          <w:lang w:val="en-AU"/>
        </w:rPr>
        <w:t xml:space="preserve">individuals </w:t>
      </w:r>
      <w:r w:rsidR="00444DE7" w:rsidRPr="00E80984">
        <w:rPr>
          <w:lang w:val="en-AU"/>
        </w:rPr>
        <w:t>to</w:t>
      </w:r>
      <w:r w:rsidR="00500268" w:rsidRPr="00E80984">
        <w:rPr>
          <w:lang w:val="en-AU"/>
        </w:rPr>
        <w:t xml:space="preserve"> three </w:t>
      </w:r>
      <w:r w:rsidR="00CD5A0E" w:rsidRPr="00E80984">
        <w:rPr>
          <w:lang w:val="en-AU"/>
        </w:rPr>
        <w:t>different</w:t>
      </w:r>
      <w:r w:rsidR="00500268" w:rsidRPr="00E80984">
        <w:rPr>
          <w:lang w:val="en-AU"/>
        </w:rPr>
        <w:t xml:space="preserve"> cancer-prone syndromes, incl</w:t>
      </w:r>
      <w:r w:rsidR="00090DC1" w:rsidRPr="00E80984">
        <w:rPr>
          <w:lang w:val="en-AU"/>
        </w:rPr>
        <w:t xml:space="preserve">uding </w:t>
      </w:r>
      <w:proofErr w:type="spellStart"/>
      <w:r w:rsidR="00090DC1" w:rsidRPr="00E80984">
        <w:rPr>
          <w:lang w:val="en-AU"/>
        </w:rPr>
        <w:t>Xeroderma</w:t>
      </w:r>
      <w:proofErr w:type="spellEnd"/>
      <w:r w:rsidR="00090DC1" w:rsidRPr="00E80984">
        <w:rPr>
          <w:lang w:val="en-AU"/>
        </w:rPr>
        <w:t xml:space="preserve"> </w:t>
      </w:r>
      <w:proofErr w:type="spellStart"/>
      <w:r w:rsidR="00090DC1" w:rsidRPr="00E80984">
        <w:rPr>
          <w:lang w:val="en-AU"/>
        </w:rPr>
        <w:t>Pigmentosum</w:t>
      </w:r>
      <w:proofErr w:type="spellEnd"/>
      <w:r w:rsidR="00500268" w:rsidRPr="00E80984">
        <w:rPr>
          <w:lang w:val="en-AU"/>
        </w:rPr>
        <w:t xml:space="preserve">, </w:t>
      </w:r>
      <w:proofErr w:type="spellStart"/>
      <w:r w:rsidR="00500268" w:rsidRPr="00E80984">
        <w:rPr>
          <w:lang w:val="en-AU"/>
        </w:rPr>
        <w:t>Cockayne</w:t>
      </w:r>
      <w:proofErr w:type="spellEnd"/>
      <w:r w:rsidR="00500268" w:rsidRPr="00E80984">
        <w:rPr>
          <w:lang w:val="en-AU"/>
        </w:rPr>
        <w:t xml:space="preserve"> </w:t>
      </w:r>
      <w:r w:rsidR="00090DC1" w:rsidRPr="00E80984">
        <w:rPr>
          <w:lang w:val="en-AU"/>
        </w:rPr>
        <w:t>Syndrome</w:t>
      </w:r>
      <w:r w:rsidR="00500268" w:rsidRPr="00E80984">
        <w:rPr>
          <w:lang w:val="en-AU"/>
        </w:rPr>
        <w:t xml:space="preserve">, and </w:t>
      </w:r>
      <w:proofErr w:type="spellStart"/>
      <w:r w:rsidR="00500268" w:rsidRPr="00E80984">
        <w:rPr>
          <w:lang w:val="en-AU"/>
        </w:rPr>
        <w:t>T</w:t>
      </w:r>
      <w:r w:rsidR="00090DC1" w:rsidRPr="00E80984">
        <w:rPr>
          <w:lang w:val="en-AU"/>
        </w:rPr>
        <w:t>richothiodystrophy</w:t>
      </w:r>
      <w:proofErr w:type="spellEnd"/>
      <w:r w:rsidR="00500268" w:rsidRPr="00E80984">
        <w:rPr>
          <w:lang w:val="en-AU"/>
        </w:rPr>
        <w:t xml:space="preserve">, </w:t>
      </w:r>
      <w:r w:rsidR="00285CBD" w:rsidRPr="00E80984">
        <w:rPr>
          <w:lang w:val="en-AU"/>
        </w:rPr>
        <w:t xml:space="preserve">all of </w:t>
      </w:r>
      <w:r w:rsidR="00500268" w:rsidRPr="00E80984">
        <w:rPr>
          <w:lang w:val="en-AU"/>
        </w:rPr>
        <w:t xml:space="preserve">which are </w:t>
      </w:r>
      <w:r w:rsidR="00A96F58" w:rsidRPr="00E80984">
        <w:rPr>
          <w:lang w:val="en-AU"/>
        </w:rPr>
        <w:t>characterised by</w:t>
      </w:r>
      <w:r w:rsidR="00500268" w:rsidRPr="00E80984">
        <w:rPr>
          <w:lang w:val="en-AU"/>
        </w:rPr>
        <w:t xml:space="preserve"> </w:t>
      </w:r>
      <w:r w:rsidR="007B210B" w:rsidRPr="00E80984">
        <w:rPr>
          <w:lang w:val="en-AU"/>
        </w:rPr>
        <w:t xml:space="preserve">a </w:t>
      </w:r>
      <w:r w:rsidR="00886783" w:rsidRPr="00E80984">
        <w:rPr>
          <w:lang w:val="en-AU"/>
        </w:rPr>
        <w:t>high risk of</w:t>
      </w:r>
      <w:r w:rsidR="00500268" w:rsidRPr="00E80984">
        <w:rPr>
          <w:lang w:val="en-AU"/>
        </w:rPr>
        <w:t xml:space="preserve"> skin cancer </w:t>
      </w:r>
      <w:r w:rsidR="00D605C9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7F82C098-BA56-44A1-9F6E-BDE1CF59DA45&lt;/uuid&gt;&lt;priority&gt;40&lt;/priority&gt;&lt;publications&gt;&lt;publication&gt;&lt;uuid&gt;3C836548-2F19-4670-A877-949D0743FA7F&lt;/uuid&gt;&lt;volume&gt;37&lt;/volume&gt;&lt;accepted_date&gt;99200606211200000000222000&lt;/accepted_date&gt;&lt;doi&gt;10.1007/s10735-006-9041-x&lt;/doi&gt;&lt;startpage&gt;225&lt;/startpage&gt;&lt;publication_date&gt;99200609001200000000220000&lt;/publication_date&gt;&lt;url&gt;http://eutils.ncbi.nlm.nih.gov/entrez/eutils/elink.fcgi?dbfrom=pubmed&amp;amp;id=16855787&amp;amp;retmode=ref&amp;amp;cmd=prlinks&lt;/url&gt;&lt;type&gt;400&lt;/type&gt;&lt;title&gt;Nucleotide excision repair and cancer.&lt;/title&gt;&lt;submission_date&gt;99200604241200000000222000&lt;/submission_date&gt;&lt;number&gt;5-7&lt;/number&gt;&lt;institution&gt;Department of Dermatology and Venerology, Georg-August-University Goettingen, Von-Siebold-Strasse 3, 37075 Goettingen, Germany.&lt;/institution&gt;&lt;subtype&gt;400&lt;/subtype&gt;&lt;endpage&gt;238&lt;/endpage&gt;&lt;bundle&gt;&lt;publication&gt;&lt;title&gt;Journal of molecular histology&lt;/title&gt;&lt;type&gt;-100&lt;/type&gt;&lt;subtype&gt;-100&lt;/subtype&gt;&lt;uuid&gt;4C448DD9-2970-4C81-AC86-3B58FD248C99&lt;/uuid&gt;&lt;/publication&gt;&lt;/bundle&gt;&lt;authors&gt;&lt;author&gt;&lt;firstName&gt;Diana&lt;/firstName&gt;&lt;lastName&gt;Leibeling&lt;/lastName&gt;&lt;/author&gt;&lt;author&gt;&lt;firstName&gt;Petra&lt;/firstName&gt;&lt;lastName&gt;Laspe&lt;/lastName&gt;&lt;/author&gt;&lt;author&gt;&lt;firstName&gt;Steffen&lt;/firstName&gt;&lt;lastName&gt;Emmert&lt;/lastName&gt;&lt;/author&gt;&lt;/authors&gt;&lt;/publication&gt;&lt;/publications&gt;&lt;cites&gt;&lt;/cites&gt;&lt;/citation&gt;</w:instrText>
      </w:r>
      <w:r w:rsidR="00D605C9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(33)</w:t>
      </w:r>
      <w:r w:rsidR="00D605C9" w:rsidRPr="00E80984">
        <w:rPr>
          <w:lang w:val="en-AU"/>
        </w:rPr>
        <w:fldChar w:fldCharType="end"/>
      </w:r>
      <w:r w:rsidR="00500268" w:rsidRPr="00E80984">
        <w:rPr>
          <w:lang w:val="en-AU"/>
        </w:rPr>
        <w:t xml:space="preserve">. </w:t>
      </w:r>
      <w:r w:rsidR="00F01EBF" w:rsidRPr="00E80984">
        <w:rPr>
          <w:lang w:val="en-AU"/>
        </w:rPr>
        <w:t xml:space="preserve">Genetic </w:t>
      </w:r>
      <w:r w:rsidR="00035D96" w:rsidRPr="00E80984">
        <w:rPr>
          <w:lang w:val="en-AU"/>
        </w:rPr>
        <w:t>alterations</w:t>
      </w:r>
      <w:r w:rsidR="00B137B6">
        <w:rPr>
          <w:lang w:val="en-AU"/>
        </w:rPr>
        <w:t xml:space="preserve"> in</w:t>
      </w:r>
      <w:r w:rsidR="00B24C95" w:rsidRPr="00E80984">
        <w:rPr>
          <w:lang w:val="en-AU"/>
        </w:rPr>
        <w:t xml:space="preserve"> </w:t>
      </w:r>
      <w:r w:rsidR="00F01EBF" w:rsidRPr="00E80984">
        <w:rPr>
          <w:lang w:val="en-AU"/>
        </w:rPr>
        <w:t xml:space="preserve">key </w:t>
      </w:r>
      <w:r w:rsidR="00B24C95" w:rsidRPr="00E80984">
        <w:rPr>
          <w:lang w:val="en-AU"/>
        </w:rPr>
        <w:t xml:space="preserve">NER </w:t>
      </w:r>
      <w:r w:rsidR="00F01EBF" w:rsidRPr="00E80984">
        <w:rPr>
          <w:lang w:val="en-AU"/>
        </w:rPr>
        <w:t>genes may also give rise to</w:t>
      </w:r>
      <w:r w:rsidR="00B24C95" w:rsidRPr="00E80984">
        <w:rPr>
          <w:lang w:val="en-AU"/>
        </w:rPr>
        <w:t xml:space="preserve"> other cancers. For example, </w:t>
      </w:r>
      <w:r w:rsidR="00B24C95" w:rsidRPr="00E80984">
        <w:rPr>
          <w:i/>
          <w:lang w:val="en-AU"/>
        </w:rPr>
        <w:t>ERCC1</w:t>
      </w:r>
      <w:r w:rsidR="00B24C95" w:rsidRPr="00E80984">
        <w:rPr>
          <w:lang w:val="en-AU"/>
        </w:rPr>
        <w:t xml:space="preserve"> methylation and </w:t>
      </w:r>
      <w:r w:rsidR="006611B3" w:rsidRPr="00E80984">
        <w:rPr>
          <w:lang w:val="en-AU"/>
        </w:rPr>
        <w:t>the polymorphisms observed</w:t>
      </w:r>
      <w:r w:rsidR="00B24C95" w:rsidRPr="00E80984">
        <w:rPr>
          <w:lang w:val="en-AU"/>
        </w:rPr>
        <w:t xml:space="preserve"> </w:t>
      </w:r>
      <w:r w:rsidR="00B24C95" w:rsidRPr="00E80984">
        <w:rPr>
          <w:lang w:val="en-AU"/>
        </w:rPr>
        <w:lastRenderedPageBreak/>
        <w:t xml:space="preserve">in </w:t>
      </w:r>
      <w:r w:rsidR="00B24C95" w:rsidRPr="00E80984">
        <w:rPr>
          <w:i/>
          <w:lang w:val="en-AU"/>
        </w:rPr>
        <w:t>XPA</w:t>
      </w:r>
      <w:r w:rsidR="00B24C95" w:rsidRPr="00E80984">
        <w:rPr>
          <w:lang w:val="en-AU"/>
        </w:rPr>
        <w:t xml:space="preserve"> and </w:t>
      </w:r>
      <w:r w:rsidR="00B24C95" w:rsidRPr="00E80984">
        <w:rPr>
          <w:i/>
          <w:lang w:val="en-AU"/>
        </w:rPr>
        <w:t>XPC</w:t>
      </w:r>
      <w:r w:rsidR="00B24C95" w:rsidRPr="00E80984">
        <w:rPr>
          <w:lang w:val="en-AU"/>
        </w:rPr>
        <w:t xml:space="preserve"> </w:t>
      </w:r>
      <w:r w:rsidR="00C64272" w:rsidRPr="00E80984">
        <w:rPr>
          <w:lang w:val="en-AU"/>
        </w:rPr>
        <w:t xml:space="preserve">have been implicated in the carcinogenesis </w:t>
      </w:r>
      <w:r w:rsidR="0095046E" w:rsidRPr="00E80984">
        <w:rPr>
          <w:lang w:val="en-AU"/>
        </w:rPr>
        <w:t>of lung</w:t>
      </w:r>
      <w:r w:rsidR="00B24C95" w:rsidRPr="00E80984">
        <w:rPr>
          <w:lang w:val="en-AU"/>
        </w:rPr>
        <w:t xml:space="preserve"> cancer and bladder cancer, respectively</w:t>
      </w:r>
      <w:r w:rsidRPr="00E80984">
        <w:rPr>
          <w:lang w:val="en-AU"/>
        </w:rPr>
        <w:t xml:space="preserve"> </w:t>
      </w:r>
      <w:r w:rsidR="002B7217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22DC1F33-C2CA-43F3-8E11-C9180F9775F9&lt;/uuid&gt;&lt;priority&gt;41&lt;/priority&gt;&lt;publications&gt;&lt;publication&gt;&lt;uuid&gt;0DDD5818-BAF4-4CC9-AD95-132F817C619C&lt;/uuid&gt;&lt;volume&gt;11&lt;/volume&gt;&lt;doi&gt;10.4161/cc.11.4.19117&lt;/doi&gt;&lt;startpage&gt;668&lt;/startpage&gt;&lt;publication_date&gt;99201202151200000000222000&lt;/publication_date&gt;&lt;url&gt;http://www.landesbioscience.com/journals/cc/article/19117/&lt;/url&gt;&lt;citekey&gt;Sertic:2012bb&lt;/citekey&gt;&lt;type&gt;400&lt;/type&gt;&lt;title&gt;NER and DDR: Classical music with new instruments&lt;/title&gt;&lt;number&gt;4&lt;/number&gt;&lt;subtype&gt;400&lt;/subtype&gt;&lt;endpage&gt;674&lt;/endpage&gt;&lt;bundle&gt;&lt;publication&gt;&lt;title&gt;Cell Cycle&lt;/title&gt;&lt;type&gt;-100&lt;/type&gt;&lt;subtype&gt;-100&lt;/subtype&gt;&lt;uuid&gt;0AB9F37E-D9EC-42EC-8EB9-EB4B87AB5C5A&lt;/uuid&gt;&lt;/publication&gt;&lt;/bundle&gt;&lt;authors&gt;&lt;author&gt;&lt;firstName&gt;Sarah&lt;/firstName&gt;&lt;lastName&gt;Sertic&lt;/lastName&gt;&lt;/author&gt;&lt;author&gt;&lt;firstName&gt;Sara&lt;/firstName&gt;&lt;lastName&gt;Pizzi&lt;/lastName&gt;&lt;/author&gt;&lt;author&gt;&lt;firstName&gt;Federico&lt;/firstName&gt;&lt;lastName&gt;Lazzaro&lt;/lastName&gt;&lt;/author&gt;&lt;author&gt;&lt;firstName&gt;Paolo&lt;/firstName&gt;&lt;lastName&gt;Plevani&lt;/lastName&gt;&lt;/author&gt;&lt;author&gt;&lt;firstName&gt;Marco&lt;/firstName&gt;&lt;lastName&gt;Muzi-Falconi&lt;/lastName&gt;&lt;/author&gt;&lt;/authors&gt;&lt;/publication&gt;&lt;publication&gt;&lt;uuid&gt;70A6C064-68E6-44DE-8A70-68F79D28ED9C&lt;/uuid&gt;&lt;volume&gt;12&lt;/volume&gt;&lt;doi&gt;10.1038/nrc3399&lt;/doi&gt;&lt;startpage&gt;801&lt;/startpage&gt;&lt;publication_date&gt;99201212001200000000220000&lt;/publication_date&gt;&lt;url&gt;http://eutils.ncbi.nlm.nih.gov/entrez/eutils/elink.fcgi?dbfrom=pubmed&amp;amp;id=23175119&amp;amp;retmode=ref&amp;amp;cmd=prlinks&lt;/url&gt;&lt;citekey&gt;Curtin:2012hq&lt;/citekey&gt;&lt;type&gt;400&lt;/type&gt;&lt;title&gt;DNA repair dysregulation from cancer driver to therapeutic target.&lt;/title&gt;&lt;location&gt;&amp;lt;html&amp;gt;&amp;lt;head&amp;gt;&amp;lt;meta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Home&amp;lt;/a&amp;gt;&amp;lt;/div&amp;gt;&amp;lt;/body&amp;gt;&amp;lt;/html&amp;gt;&lt;/location&gt;&lt;institution&gt;Newcastle University, Northern Institute for Cancer Research, Newcastle upon Tyne NE2 4HH, UK. nicola.curtin@ncl.ac.uk&lt;/institution&gt;&lt;number&gt;12&lt;/number&gt;&lt;subtype&gt;400&lt;/subtype&gt;&lt;endpage&gt;817&lt;/endpage&gt;&lt;bundle&gt;&lt;publication&gt;&lt;title&gt;Nature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Nicola&lt;/firstName&gt;&lt;middleNames&gt;J&lt;/middleNames&gt;&lt;lastName&gt;Curtin&lt;/lastName&gt;&lt;/author&gt;&lt;/authors&gt;&lt;/publication&gt;&lt;/publications&gt;&lt;cites&gt;&lt;/cites&gt;&lt;/citation&gt;</w:instrText>
      </w:r>
      <w:r w:rsidR="002B7217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(30, 34)</w:t>
      </w:r>
      <w:r w:rsidR="002B7217" w:rsidRPr="00E80984">
        <w:rPr>
          <w:lang w:val="en-AU"/>
        </w:rPr>
        <w:fldChar w:fldCharType="end"/>
      </w:r>
      <w:r w:rsidRPr="00E80984">
        <w:rPr>
          <w:lang w:val="en-AU"/>
        </w:rPr>
        <w:t>.</w:t>
      </w:r>
      <w:r w:rsidR="00347822" w:rsidRPr="00E80984">
        <w:rPr>
          <w:lang w:val="en-AU"/>
        </w:rPr>
        <w:t xml:space="preserve"> </w:t>
      </w:r>
      <w:r w:rsidR="00274008" w:rsidRPr="00E80984">
        <w:rPr>
          <w:lang w:val="en-AU"/>
        </w:rPr>
        <w:t xml:space="preserve">NER deficiency confers sensitivity to various </w:t>
      </w:r>
      <w:r w:rsidR="005A7D62" w:rsidRPr="00E80984">
        <w:rPr>
          <w:lang w:val="en-AU"/>
        </w:rPr>
        <w:t>chemotherapeutic</w:t>
      </w:r>
      <w:r w:rsidR="00274008" w:rsidRPr="00E80984">
        <w:rPr>
          <w:lang w:val="en-AU"/>
        </w:rPr>
        <w:t xml:space="preserve"> agents, </w:t>
      </w:r>
      <w:r w:rsidR="00575B08">
        <w:rPr>
          <w:lang w:val="en-AU"/>
        </w:rPr>
        <w:t xml:space="preserve">including </w:t>
      </w:r>
      <w:proofErr w:type="spellStart"/>
      <w:r w:rsidR="00575B08">
        <w:rPr>
          <w:lang w:val="en-AU"/>
        </w:rPr>
        <w:t>cisplatin</w:t>
      </w:r>
      <w:proofErr w:type="spellEnd"/>
      <w:r w:rsidR="00575B08">
        <w:rPr>
          <w:lang w:val="en-AU"/>
        </w:rPr>
        <w:t xml:space="preserve">, </w:t>
      </w:r>
      <w:proofErr w:type="spellStart"/>
      <w:r w:rsidR="00575B08">
        <w:rPr>
          <w:lang w:val="en-AU"/>
        </w:rPr>
        <w:t>mitomycin</w:t>
      </w:r>
      <w:proofErr w:type="spellEnd"/>
      <w:r w:rsidR="00274008" w:rsidRPr="00E80984">
        <w:rPr>
          <w:lang w:val="en-AU"/>
        </w:rPr>
        <w:t xml:space="preserve"> and nitrogen mustard</w:t>
      </w:r>
      <w:r w:rsidR="00B137B6">
        <w:rPr>
          <w:lang w:val="en-AU"/>
        </w:rPr>
        <w:t xml:space="preserve"> </w:t>
      </w:r>
      <w:r w:rsidR="005A7D62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BB3102B1-662D-4A7F-8050-E718DFE29E15&lt;/uuid&gt;&lt;priority&gt;42&lt;/priority&gt;&lt;publications&gt;&lt;publication&gt;&lt;uuid&gt;3C836548-2F19-4670-A877-949D0743FA7F&lt;/uuid&gt;&lt;volume&gt;37&lt;/volume&gt;&lt;accepted_date&gt;99200606211200000000222000&lt;/accepted_date&gt;&lt;doi&gt;10.1007/s10735-006-9041-x&lt;/doi&gt;&lt;startpage&gt;225&lt;/startpage&gt;&lt;publication_date&gt;99200609001200000000220000&lt;/publication_date&gt;&lt;url&gt;http://eutils.ncbi.nlm.nih.gov/entrez/eutils/elink.fcgi?dbfrom=pubmed&amp;amp;id=16855787&amp;amp;retmode=ref&amp;amp;cmd=prlinks&lt;/url&gt;&lt;type&gt;400&lt;/type&gt;&lt;title&gt;Nucleotide excision repair and cancer.&lt;/title&gt;&lt;submission_date&gt;99200604241200000000222000&lt;/submission_date&gt;&lt;number&gt;5-7&lt;/number&gt;&lt;institution&gt;Department of Dermatology and Venerology, Georg-August-University Goettingen, Von-Siebold-Strasse 3, 37075 Goettingen, Germany.&lt;/institution&gt;&lt;subtype&gt;400&lt;/subtype&gt;&lt;endpage&gt;238&lt;/endpage&gt;&lt;bundle&gt;&lt;publication&gt;&lt;title&gt;Journal of molecular histology&lt;/title&gt;&lt;type&gt;-100&lt;/type&gt;&lt;subtype&gt;-100&lt;/subtype&gt;&lt;uuid&gt;4C448DD9-2970-4C81-AC86-3B58FD248C99&lt;/uuid&gt;&lt;/publication&gt;&lt;/bundle&gt;&lt;authors&gt;&lt;author&gt;&lt;firstName&gt;Diana&lt;/firstName&gt;&lt;lastName&gt;Leibeling&lt;/lastName&gt;&lt;/author&gt;&lt;author&gt;&lt;firstName&gt;Petra&lt;/firstName&gt;&lt;lastName&gt;Laspe&lt;/lastName&gt;&lt;/author&gt;&lt;author&gt;&lt;firstName&gt;Steffen&lt;/firstName&gt;&lt;lastName&gt;Emmert&lt;/lastName&gt;&lt;/author&gt;&lt;/authors&gt;&lt;/publication&gt;&lt;/publications&gt;&lt;cites&gt;&lt;/cites&gt;&lt;/citation&gt;</w:instrText>
      </w:r>
      <w:r w:rsidR="005A7D62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(33)</w:t>
      </w:r>
      <w:r w:rsidR="005A7D62" w:rsidRPr="00E80984">
        <w:rPr>
          <w:lang w:val="en-AU"/>
        </w:rPr>
        <w:fldChar w:fldCharType="end"/>
      </w:r>
      <w:r w:rsidR="005A7D62" w:rsidRPr="00E80984">
        <w:rPr>
          <w:lang w:val="en-AU"/>
        </w:rPr>
        <w:t>.</w:t>
      </w:r>
    </w:p>
    <w:p w14:paraId="011777E2" w14:textId="6C06EF5E" w:rsidR="00D437A6" w:rsidRPr="00E80984" w:rsidRDefault="00D437A6" w:rsidP="00A87260">
      <w:pPr>
        <w:pStyle w:val="ManuscriptHeading3"/>
        <w:tabs>
          <w:tab w:val="left" w:pos="8100"/>
        </w:tabs>
        <w:rPr>
          <w:lang w:val="en-AU"/>
        </w:rPr>
      </w:pPr>
      <w:bookmarkStart w:id="9" w:name="_Toc233262411"/>
      <w:r w:rsidRPr="00E80984">
        <w:rPr>
          <w:lang w:val="en-AU"/>
        </w:rPr>
        <w:t xml:space="preserve">The </w:t>
      </w:r>
      <w:r w:rsidR="00FA78DF" w:rsidRPr="00E80984">
        <w:rPr>
          <w:lang w:val="en-AU"/>
        </w:rPr>
        <w:t>BER</w:t>
      </w:r>
      <w:r w:rsidRPr="00E80984">
        <w:rPr>
          <w:lang w:val="en-AU"/>
        </w:rPr>
        <w:t xml:space="preserve"> Pathway</w:t>
      </w:r>
      <w:bookmarkEnd w:id="9"/>
    </w:p>
    <w:p w14:paraId="795608F6" w14:textId="4D253740" w:rsidR="00D26633" w:rsidRPr="00E80984" w:rsidRDefault="00D437A6" w:rsidP="00236CEA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The BER pathway is primarily responsible for removing small, non-helix-distorting base lesions caused by oxidation, alkylation, and deamination</w:t>
      </w:r>
      <w:r w:rsidR="005044D1" w:rsidRPr="00E80984">
        <w:rPr>
          <w:lang w:val="en-AU"/>
        </w:rPr>
        <w:t xml:space="preserve">, which often </w:t>
      </w:r>
      <w:r w:rsidR="001E3CCA" w:rsidRPr="00E80984">
        <w:rPr>
          <w:lang w:val="en-AU"/>
        </w:rPr>
        <w:t>in</w:t>
      </w:r>
      <w:r w:rsidR="00A16DCD">
        <w:rPr>
          <w:lang w:val="en-AU"/>
        </w:rPr>
        <w:t>duce</w:t>
      </w:r>
      <w:r w:rsidR="005044D1" w:rsidRPr="00E80984">
        <w:rPr>
          <w:lang w:val="en-AU"/>
        </w:rPr>
        <w:t xml:space="preserve"> </w:t>
      </w:r>
      <w:r w:rsidR="009E1FD0" w:rsidRPr="00E80984">
        <w:rPr>
          <w:lang w:val="en-AU"/>
        </w:rPr>
        <w:t>single-strand breaks (SSBs)</w:t>
      </w:r>
      <w:r w:rsidRPr="00E80984">
        <w:rPr>
          <w:lang w:val="en-AU"/>
        </w:rPr>
        <w:t xml:space="preserve">. </w:t>
      </w:r>
      <w:r w:rsidR="00EA634A" w:rsidRPr="00E80984">
        <w:rPr>
          <w:lang w:val="en-AU"/>
        </w:rPr>
        <w:t>Genetic</w:t>
      </w:r>
      <w:r w:rsidR="00CA50C4" w:rsidRPr="00E80984">
        <w:rPr>
          <w:lang w:val="en-AU"/>
        </w:rPr>
        <w:t xml:space="preserve"> defects in </w:t>
      </w:r>
      <w:r w:rsidR="004F57AE">
        <w:rPr>
          <w:lang w:val="en-AU"/>
        </w:rPr>
        <w:t>essential</w:t>
      </w:r>
      <w:r w:rsidR="006E1377" w:rsidRPr="00E80984">
        <w:rPr>
          <w:lang w:val="en-AU"/>
        </w:rPr>
        <w:t xml:space="preserve"> </w:t>
      </w:r>
      <w:r w:rsidR="00CA50C4" w:rsidRPr="00E80984">
        <w:rPr>
          <w:lang w:val="en-AU"/>
        </w:rPr>
        <w:t>BER genes</w:t>
      </w:r>
      <w:r w:rsidR="006E1377" w:rsidRPr="00E80984">
        <w:rPr>
          <w:lang w:val="en-AU"/>
        </w:rPr>
        <w:t>, such as</w:t>
      </w:r>
      <w:r w:rsidR="00BB5C64" w:rsidRPr="00E80984">
        <w:rPr>
          <w:lang w:val="en-AU"/>
        </w:rPr>
        <w:t xml:space="preserve"> </w:t>
      </w:r>
      <w:r w:rsidR="00236CEA" w:rsidRPr="00E80984">
        <w:rPr>
          <w:i/>
          <w:iCs/>
          <w:lang w:val="en-AU"/>
        </w:rPr>
        <w:t>MUTYH</w:t>
      </w:r>
      <w:r w:rsidR="00236CEA" w:rsidRPr="00E80984">
        <w:rPr>
          <w:lang w:val="en-AU"/>
        </w:rPr>
        <w:t xml:space="preserve">, </w:t>
      </w:r>
      <w:r w:rsidR="00236CEA" w:rsidRPr="00E80984">
        <w:rPr>
          <w:i/>
          <w:lang w:val="en-AU"/>
        </w:rPr>
        <w:t>OGG1</w:t>
      </w:r>
      <w:r w:rsidR="00236CEA" w:rsidRPr="00E80984">
        <w:rPr>
          <w:lang w:val="en-AU"/>
        </w:rPr>
        <w:t xml:space="preserve"> and </w:t>
      </w:r>
      <w:r w:rsidR="00236CEA" w:rsidRPr="00E80984">
        <w:rPr>
          <w:i/>
          <w:lang w:val="en-AU"/>
        </w:rPr>
        <w:t>MTH1</w:t>
      </w:r>
      <w:r w:rsidR="006E1377" w:rsidRPr="00E80984">
        <w:rPr>
          <w:lang w:val="en-AU"/>
        </w:rPr>
        <w:t>,</w:t>
      </w:r>
      <w:r w:rsidR="00236CEA" w:rsidRPr="00E80984">
        <w:rPr>
          <w:lang w:val="en-AU"/>
        </w:rPr>
        <w:t xml:space="preserve"> </w:t>
      </w:r>
      <w:r w:rsidR="003C69A8" w:rsidRPr="00E80984">
        <w:rPr>
          <w:lang w:val="en-AU"/>
        </w:rPr>
        <w:t xml:space="preserve">are primarily </w:t>
      </w:r>
      <w:r w:rsidR="007365D0" w:rsidRPr="00E80984">
        <w:rPr>
          <w:lang w:val="en-AU"/>
        </w:rPr>
        <w:t>coupled</w:t>
      </w:r>
      <w:r w:rsidR="003C69A8" w:rsidRPr="00E80984">
        <w:rPr>
          <w:lang w:val="en-AU"/>
        </w:rPr>
        <w:t xml:space="preserve"> with excess risk of colorectal cancer</w:t>
      </w:r>
      <w:r w:rsidR="00F64A99" w:rsidRPr="00E80984">
        <w:rPr>
          <w:lang w:val="en-AU"/>
        </w:rPr>
        <w:t xml:space="preserve"> </w:t>
      </w:r>
      <w:r w:rsidR="009F2CE5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FFDFEEB3-8AFF-47B0-A234-CE71FAB6B23B&lt;/uuid&gt;&lt;priority&gt;43&lt;/priority&gt;&lt;publications&gt;&lt;publication&gt;&lt;uuid&gt;83D7059D-96CD-454C-B8EA-CF5BF931D204&lt;/uuid&gt;&lt;volume&gt;77&lt;/volume&gt;&lt;accepted_date&gt;99200504141200000000222000&lt;/accepted_date&gt;&lt;doi&gt;10.1086/431213&lt;/doi&gt;&lt;startpage&gt;112&lt;/startpage&gt;&lt;publication_date&gt;99200507001200000000220000&lt;/publication_date&gt;&lt;url&gt;http://eutils.ncbi.nlm.nih.gov/entrez/eutils/elink.fcgi?dbfrom=pubmed&amp;amp;id=15931596&amp;amp;retmode=ref&amp;amp;cmd=prlinks&lt;/url&gt;&lt;type&gt;400&lt;/type&gt;&lt;title&gt;Germline susceptibility to colorectal cancer due to base-excision repair gene defects.&lt;/title&gt;&lt;submission_date&gt;99200501181200000000222000&lt;/submission_date&gt;&lt;number&gt;1&lt;/number&gt;&lt;institution&gt;Colon Cancer Genetics Group, School of Clinical and Molecular Medicine, University of Edinburgh, United Kingdom. Susan.Farrington@hgu.mrc.ac.uk&lt;/institution&gt;&lt;subtype&gt;400&lt;/subtype&gt;&lt;endpage&gt;119&lt;/endpage&gt;&lt;bundle&gt;&lt;publication&gt;&lt;title&gt;American journal of human genetics&lt;/title&gt;&lt;type&gt;-100&lt;/type&gt;&lt;subtype&gt;-100&lt;/subtype&gt;&lt;uuid&gt;71D88640-EE46-45FE-8495-CF045EF41315&lt;/uuid&gt;&lt;/publication&gt;&lt;/bundle&gt;&lt;authors&gt;&lt;author&gt;&lt;firstName&gt;Susan&lt;/firstName&gt;&lt;middleNames&gt;M&lt;/middleNames&gt;&lt;lastName&gt;Farrington&lt;/lastName&gt;&lt;/author&gt;&lt;author&gt;&lt;firstName&gt;Albert&lt;/firstName&gt;&lt;lastName&gt;Tenesa&lt;/lastName&gt;&lt;/author&gt;&lt;author&gt;&lt;firstName&gt;Rebecca&lt;/firstName&gt;&lt;lastName&gt;Barnetson&lt;/lastName&gt;&lt;/author&gt;&lt;author&gt;&lt;firstName&gt;Alice&lt;/firstName&gt;&lt;lastName&gt;Wiltshire&lt;/lastName&gt;&lt;/author&gt;&lt;author&gt;&lt;firstName&gt;James&lt;/firstName&gt;&lt;lastName&gt;Prendergast&lt;/lastName&gt;&lt;/author&gt;&lt;author&gt;&lt;firstName&gt;Mary&lt;/firstName&gt;&lt;lastName&gt;Porteous&lt;/lastName&gt;&lt;/author&gt;&lt;author&gt;&lt;firstName&gt;Harry&lt;/firstName&gt;&lt;lastName&gt;Campbell&lt;/lastName&gt;&lt;/author&gt;&lt;author&gt;&lt;firstName&gt;Malcolm&lt;/firstName&gt;&lt;middleNames&gt;G&lt;/middleNames&gt;&lt;lastName&gt;Dunlop&lt;/lastName&gt;&lt;/author&gt;&lt;/authors&gt;&lt;/publication&gt;&lt;/publications&gt;&lt;cites&gt;&lt;/cites&gt;&lt;/citation&gt;</w:instrText>
      </w:r>
      <w:r w:rsidR="009F2CE5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(35)</w:t>
      </w:r>
      <w:r w:rsidR="009F2CE5" w:rsidRPr="00E80984">
        <w:rPr>
          <w:lang w:val="en-AU"/>
        </w:rPr>
        <w:fldChar w:fldCharType="end"/>
      </w:r>
      <w:r w:rsidR="00903D81" w:rsidRPr="00E80984">
        <w:rPr>
          <w:lang w:val="en-AU"/>
        </w:rPr>
        <w:t>.</w:t>
      </w:r>
      <w:r w:rsidR="006D7CA8" w:rsidRPr="00E80984">
        <w:rPr>
          <w:lang w:val="en-AU"/>
        </w:rPr>
        <w:t xml:space="preserve"> </w:t>
      </w:r>
      <w:r w:rsidR="00903D81" w:rsidRPr="00E80984">
        <w:rPr>
          <w:lang w:val="en-AU"/>
        </w:rPr>
        <w:t>In addition,</w:t>
      </w:r>
      <w:r w:rsidR="006D7CA8" w:rsidRPr="00E80984">
        <w:rPr>
          <w:lang w:val="en-AU"/>
        </w:rPr>
        <w:t xml:space="preserve"> the polymorphisms observed in </w:t>
      </w:r>
      <w:r w:rsidR="006D7CA8" w:rsidRPr="00E80984">
        <w:rPr>
          <w:i/>
          <w:lang w:val="en-AU"/>
        </w:rPr>
        <w:t>OGG1</w:t>
      </w:r>
      <w:r w:rsidR="006D7CA8" w:rsidRPr="00E80984">
        <w:rPr>
          <w:lang w:val="en-AU"/>
        </w:rPr>
        <w:t xml:space="preserve"> has been implicated to lung cancer</w:t>
      </w:r>
      <w:r w:rsidR="007365D0">
        <w:rPr>
          <w:lang w:val="en-AU"/>
        </w:rPr>
        <w:t xml:space="preserve"> susceptibility</w:t>
      </w:r>
      <w:r w:rsidR="00C95DAE" w:rsidRPr="00E80984">
        <w:rPr>
          <w:lang w:val="en-AU"/>
        </w:rPr>
        <w:t xml:space="preserve"> </w:t>
      </w:r>
      <w:r w:rsidR="00BB5C64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D71AB08E-5123-4F9F-9EB3-4326B9A9530B&lt;/uuid&gt;&lt;priority&gt;44&lt;/priority&gt;&lt;publications&gt;&lt;publication&gt;&lt;uuid&gt;C85AE227-9AFF-467E-A7E6-31861932A172&lt;/uuid&gt;&lt;volume&gt;1&lt;/volume&gt;&lt;accepted_date&gt;99201108031200000000222000&lt;/accepted_date&gt;&lt;startpage&gt;845&lt;/startpage&gt;&lt;publication_date&gt;99201100001200000000200000&lt;/publication_date&gt;&lt;url&gt;http://eutils.ncbi.nlm.nih.gov/entrez/eutils/elink.fcgi?dbfrom=pubmed&amp;amp;id=22016832&amp;amp;retmode=ref&amp;amp;cmd=prlinks&lt;/url&gt;&lt;citekey&gt;Dianov:2011uj&lt;/citekey&gt;&lt;type&gt;400&lt;/type&gt;&lt;title&gt;Base excision repair targets for cancer therapy.&lt;/title&gt;&lt;location&gt;602,0,0,0&lt;/location&gt;&lt;submission_date&gt;99201107051200000000222000&lt;/submission_date&gt;&lt;number&gt;7&lt;/number&gt;&lt;institution&gt;Gray Institute for Radiation Oncology and Biology, Department of Oncology, University of Oxford, Old Road Campus Research Building Roosevelt Drive, Oxford 0X3 7DQ, UK.&lt;/institution&gt;&lt;subtype&gt;400&lt;/subtype&gt;&lt;endpage&gt;851&lt;/endpage&gt;&lt;bundle&gt;&lt;publication&gt;&lt;title&gt;American journal of cancer research&lt;/title&gt;&lt;type&gt;-100&lt;/type&gt;&lt;subtype&gt;-100&lt;/subtype&gt;&lt;uuid&gt;1A1FEACF-994F-4580-A91B-BB422B38CFDB&lt;/uuid&gt;&lt;/publication&gt;&lt;/bundle&gt;&lt;authors&gt;&lt;author&gt;&lt;firstName&gt;Grigory&lt;/firstName&gt;&lt;middleNames&gt;L&lt;/middleNames&gt;&lt;lastName&gt;Dianov&lt;/lastName&gt;&lt;/author&gt;&lt;/authors&gt;&lt;/publication&gt;&lt;/publications&gt;&lt;cites&gt;&lt;/cites&gt;&lt;/citation&gt;</w:instrText>
      </w:r>
      <w:r w:rsidR="00BB5C64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(36)</w:t>
      </w:r>
      <w:r w:rsidR="00BB5C64" w:rsidRPr="00E80984">
        <w:rPr>
          <w:lang w:val="en-AU"/>
        </w:rPr>
        <w:fldChar w:fldCharType="end"/>
      </w:r>
      <w:r w:rsidR="003C69A8" w:rsidRPr="00E80984">
        <w:rPr>
          <w:lang w:val="en-AU"/>
        </w:rPr>
        <w:t>.</w:t>
      </w:r>
    </w:p>
    <w:p w14:paraId="70C61F57" w14:textId="006AFE00" w:rsidR="002A08ED" w:rsidRPr="00E80984" w:rsidRDefault="0075742D" w:rsidP="00476B0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>C</w:t>
      </w:r>
      <w:r w:rsidR="004D5499" w:rsidRPr="00E80984">
        <w:rPr>
          <w:lang w:val="en-AU"/>
        </w:rPr>
        <w:t xml:space="preserve">ompromised BER activity </w:t>
      </w:r>
      <w:r w:rsidR="007933DF" w:rsidRPr="00E80984">
        <w:rPr>
          <w:lang w:val="en-AU"/>
        </w:rPr>
        <w:t>render</w:t>
      </w:r>
      <w:r w:rsidR="00EF711B" w:rsidRPr="00E80984">
        <w:rPr>
          <w:lang w:val="en-AU"/>
        </w:rPr>
        <w:t>s</w:t>
      </w:r>
      <w:r w:rsidR="007933DF" w:rsidRPr="00E80984">
        <w:rPr>
          <w:lang w:val="en-AU"/>
        </w:rPr>
        <w:t xml:space="preserve"> tumour cells sensitive</w:t>
      </w:r>
      <w:r w:rsidR="00673170" w:rsidRPr="00E80984">
        <w:rPr>
          <w:lang w:val="en-AU"/>
        </w:rPr>
        <w:t xml:space="preserve"> </w:t>
      </w:r>
      <w:r w:rsidR="000F0F11" w:rsidRPr="00E80984">
        <w:rPr>
          <w:lang w:val="en-AU"/>
        </w:rPr>
        <w:t xml:space="preserve">to </w:t>
      </w:r>
      <w:r w:rsidR="004D3551" w:rsidRPr="00E80984">
        <w:rPr>
          <w:lang w:val="en-AU"/>
        </w:rPr>
        <w:t>Ionising radiation</w:t>
      </w:r>
      <w:r w:rsidR="007933DF" w:rsidRPr="00E80984">
        <w:rPr>
          <w:lang w:val="en-AU"/>
        </w:rPr>
        <w:t xml:space="preserve"> </w:t>
      </w:r>
      <w:r w:rsidR="00673170" w:rsidRPr="00E80984">
        <w:rPr>
          <w:lang w:val="en-AU"/>
        </w:rPr>
        <w:t xml:space="preserve">and alkylating agents such as </w:t>
      </w:r>
      <w:r w:rsidR="00CE6B4E" w:rsidRPr="00E80984">
        <w:rPr>
          <w:lang w:val="en-AU"/>
        </w:rPr>
        <w:t xml:space="preserve">methyl </w:t>
      </w:r>
      <w:proofErr w:type="spellStart"/>
      <w:r w:rsidR="00CE6B4E" w:rsidRPr="00E80984">
        <w:rPr>
          <w:lang w:val="en-AU"/>
        </w:rPr>
        <w:t>methanesulphonate</w:t>
      </w:r>
      <w:proofErr w:type="spellEnd"/>
      <w:r w:rsidR="007933DF" w:rsidRPr="00E80984">
        <w:rPr>
          <w:lang w:val="en-AU"/>
        </w:rPr>
        <w:t xml:space="preserve"> and </w:t>
      </w:r>
      <w:proofErr w:type="spellStart"/>
      <w:r w:rsidR="007933DF" w:rsidRPr="00E80984">
        <w:rPr>
          <w:lang w:val="en-AU"/>
        </w:rPr>
        <w:t>Temozolomide</w:t>
      </w:r>
      <w:proofErr w:type="spellEnd"/>
      <w:r w:rsidR="00673170" w:rsidRPr="00E80984">
        <w:rPr>
          <w:lang w:val="en-AU"/>
        </w:rPr>
        <w:t xml:space="preserve">. </w:t>
      </w:r>
      <w:r w:rsidR="00476B00" w:rsidRPr="00E80984">
        <w:rPr>
          <w:lang w:val="en-AU"/>
        </w:rPr>
        <w:t xml:space="preserve">Especially, </w:t>
      </w:r>
      <w:r w:rsidR="00624149" w:rsidRPr="00E80984">
        <w:rPr>
          <w:lang w:val="en-AU"/>
        </w:rPr>
        <w:t>a</w:t>
      </w:r>
      <w:r w:rsidR="00171DAB" w:rsidRPr="00E80984">
        <w:rPr>
          <w:lang w:val="en-AU"/>
        </w:rPr>
        <w:t xml:space="preserve">lkylating agents </w:t>
      </w:r>
      <w:r w:rsidR="000F0F11" w:rsidRPr="00E80984">
        <w:rPr>
          <w:lang w:val="en-AU"/>
        </w:rPr>
        <w:t>represent</w:t>
      </w:r>
      <w:r w:rsidR="00171DAB" w:rsidRPr="00E80984">
        <w:rPr>
          <w:lang w:val="en-AU"/>
        </w:rPr>
        <w:t xml:space="preserve"> a </w:t>
      </w:r>
      <w:r w:rsidR="00444B27" w:rsidRPr="00E80984">
        <w:rPr>
          <w:lang w:val="en-AU"/>
        </w:rPr>
        <w:t>primary</w:t>
      </w:r>
      <w:r w:rsidR="00171DAB" w:rsidRPr="00E80984">
        <w:rPr>
          <w:lang w:val="en-AU"/>
        </w:rPr>
        <w:t xml:space="preserve"> class of </w:t>
      </w:r>
      <w:r w:rsidR="0031319A" w:rsidRPr="00E80984">
        <w:rPr>
          <w:lang w:val="en-AU"/>
        </w:rPr>
        <w:t>front-line</w:t>
      </w:r>
      <w:r w:rsidR="00171DAB" w:rsidRPr="00E80984">
        <w:rPr>
          <w:lang w:val="en-AU"/>
        </w:rPr>
        <w:t xml:space="preserve"> chemotherapeutic drugs</w:t>
      </w:r>
      <w:r w:rsidR="00F35BED" w:rsidRPr="00E80984">
        <w:rPr>
          <w:lang w:val="en-AU"/>
        </w:rPr>
        <w:t xml:space="preserve">, </w:t>
      </w:r>
      <w:r w:rsidR="00B13F85">
        <w:rPr>
          <w:lang w:val="en-AU"/>
        </w:rPr>
        <w:t>whose efficacy</w:t>
      </w:r>
      <w:r w:rsidR="00F35BED" w:rsidRPr="00E80984">
        <w:rPr>
          <w:lang w:val="en-AU"/>
        </w:rPr>
        <w:t xml:space="preserve"> is largely </w:t>
      </w:r>
      <w:r w:rsidR="00E70F01" w:rsidRPr="00E80984">
        <w:rPr>
          <w:lang w:val="en-AU"/>
        </w:rPr>
        <w:t>influenced</w:t>
      </w:r>
      <w:r w:rsidR="00F35BED" w:rsidRPr="00E80984">
        <w:rPr>
          <w:lang w:val="en-AU"/>
        </w:rPr>
        <w:t xml:space="preserve"> by the cellular status</w:t>
      </w:r>
      <w:r w:rsidR="00382DB5">
        <w:rPr>
          <w:lang w:val="en-AU"/>
        </w:rPr>
        <w:t>es</w:t>
      </w:r>
      <w:r w:rsidR="00F35BED" w:rsidRPr="00E80984">
        <w:rPr>
          <w:lang w:val="en-AU"/>
        </w:rPr>
        <w:t xml:space="preserve"> of BER and MMR pathways</w:t>
      </w:r>
      <w:r w:rsidR="007C73B2" w:rsidRPr="00E80984">
        <w:rPr>
          <w:lang w:val="en-AU"/>
        </w:rPr>
        <w:t xml:space="preserve"> </w:t>
      </w:r>
      <w:r w:rsidR="00444B27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77C9913B-B4E3-4169-A748-3A5510C93311&lt;/uuid&gt;&lt;priority&gt;45&lt;/priority&gt;&lt;publications&gt;&lt;publication&gt;&lt;uuid&gt;F810A12F-BD9D-4BFE-8A8D-F6812A87EE86&lt;/uuid&gt;&lt;volume&gt;12&lt;/volume&gt;&lt;doi&gt;10.1038/nrc3185&lt;/doi&gt;&lt;startpage&gt;104&lt;/startpage&gt;&lt;publication_date&gt;99201202001200000000220000&lt;/publication_date&gt;&lt;url&gt;http://eutils.ncbi.nlm.nih.gov/entrez/eutils/elink.fcgi?dbfrom=pubmed&amp;amp;id=22237395&amp;amp;retmode=ref&amp;amp;cmd=prlinks&lt;/url&gt;&lt;citekey&gt;Fu:2012fy&lt;/citekey&gt;&lt;type&gt;400&lt;/type&gt;&lt;title&gt;Balancing repair and tolerance of DNA damage caused by alkylating agents.&lt;/title&gt;&lt;institution&gt;Department of Biological Engineering, Center for Environmental Health Sciences, Massachusetts Institute of Technology, Cambridge, Massachusetts 02139, USA.&lt;/institution&gt;&lt;number&gt;2&lt;/number&gt;&lt;subtype&gt;400&lt;/subtype&gt;&lt;endpage&gt;120&lt;/endpage&gt;&lt;bundle&gt;&lt;publication&gt;&lt;title&gt;Nature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Dragony&lt;/firstName&gt;&lt;lastName&gt;Fu&lt;/lastName&gt;&lt;/author&gt;&lt;author&gt;&lt;firstName&gt;Jennifer&lt;/firstName&gt;&lt;middleNames&gt;A&lt;/middleNames&gt;&lt;lastName&gt;Calvo&lt;/lastName&gt;&lt;/author&gt;&lt;author&gt;&lt;firstName&gt;Leona&lt;/firstName&gt;&lt;middleNames&gt;D&lt;/middleNames&gt;&lt;lastName&gt;Samson&lt;/lastName&gt;&lt;/author&gt;&lt;/authors&gt;&lt;/publication&gt;&lt;/publications&gt;&lt;cites&gt;&lt;/cites&gt;&lt;/citation&gt;</w:instrText>
      </w:r>
      <w:r w:rsidR="00444B27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(37)</w:t>
      </w:r>
      <w:r w:rsidR="00444B27" w:rsidRPr="00E80984">
        <w:rPr>
          <w:lang w:val="en-AU"/>
        </w:rPr>
        <w:fldChar w:fldCharType="end"/>
      </w:r>
      <w:r w:rsidR="00F35BED" w:rsidRPr="00E80984">
        <w:rPr>
          <w:lang w:val="en-AU"/>
        </w:rPr>
        <w:t>.</w:t>
      </w:r>
    </w:p>
    <w:p w14:paraId="5C1D3876" w14:textId="3CBFF8E5" w:rsidR="00D437A6" w:rsidRPr="00E80984" w:rsidRDefault="00D437A6" w:rsidP="00A87260">
      <w:pPr>
        <w:pStyle w:val="ManuscriptHeading3"/>
        <w:tabs>
          <w:tab w:val="left" w:pos="8100"/>
        </w:tabs>
        <w:rPr>
          <w:lang w:val="en-AU"/>
        </w:rPr>
      </w:pPr>
      <w:bookmarkStart w:id="10" w:name="_Toc233262412"/>
      <w:r w:rsidRPr="00E80984">
        <w:rPr>
          <w:lang w:val="en-AU"/>
        </w:rPr>
        <w:t xml:space="preserve">The </w:t>
      </w:r>
      <w:r w:rsidR="00FA78DF" w:rsidRPr="00E80984">
        <w:rPr>
          <w:lang w:val="en-AU"/>
        </w:rPr>
        <w:t>MMR</w:t>
      </w:r>
      <w:r w:rsidRPr="00E80984">
        <w:rPr>
          <w:lang w:val="en-AU"/>
        </w:rPr>
        <w:t xml:space="preserve"> Pathway</w:t>
      </w:r>
      <w:bookmarkEnd w:id="10"/>
    </w:p>
    <w:p w14:paraId="33838493" w14:textId="65FB82C3" w:rsidR="00C17C1E" w:rsidRPr="00E80984" w:rsidRDefault="00D437A6" w:rsidP="0014085B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/>
        </w:rPr>
        <w:t xml:space="preserve">The MMR pathway is the </w:t>
      </w:r>
      <w:r w:rsidR="006C24ED" w:rsidRPr="00E80984">
        <w:rPr>
          <w:lang w:val="en-AU"/>
        </w:rPr>
        <w:t>major</w:t>
      </w:r>
      <w:r w:rsidRPr="00E80984">
        <w:rPr>
          <w:lang w:val="en-AU"/>
        </w:rPr>
        <w:t xml:space="preserve"> mechanism for </w:t>
      </w:r>
      <w:r w:rsidR="001D5951" w:rsidRPr="00E80984">
        <w:rPr>
          <w:lang w:val="en-AU"/>
        </w:rPr>
        <w:t>the repair of</w:t>
      </w:r>
      <w:r w:rsidRPr="00E80984">
        <w:rPr>
          <w:lang w:val="en-AU"/>
        </w:rPr>
        <w:t xml:space="preserve"> base-base mismatches and insertion/deletion loops (IDL</w:t>
      </w:r>
      <w:r w:rsidR="001D5951" w:rsidRPr="00E80984">
        <w:rPr>
          <w:lang w:val="en-AU"/>
        </w:rPr>
        <w:t>) formed during DNA replication</w:t>
      </w:r>
      <w:r w:rsidRPr="00E80984">
        <w:rPr>
          <w:lang w:val="en-AU"/>
        </w:rPr>
        <w:t xml:space="preserve">. In MMR-deficient </w:t>
      </w:r>
      <w:r w:rsidR="0061134E" w:rsidRPr="00E80984">
        <w:rPr>
          <w:lang w:val="en-AU"/>
        </w:rPr>
        <w:t>tumour</w:t>
      </w:r>
      <w:r w:rsidRPr="00E80984">
        <w:rPr>
          <w:lang w:val="en-AU"/>
        </w:rPr>
        <w:t xml:space="preserve"> cells, mutation rates are </w:t>
      </w:r>
      <w:r w:rsidR="0045695F" w:rsidRPr="00E80984">
        <w:rPr>
          <w:lang w:val="en-AU"/>
        </w:rPr>
        <w:t>up</w:t>
      </w:r>
      <w:r w:rsidRPr="00E80984">
        <w:rPr>
          <w:lang w:val="en-AU"/>
        </w:rPr>
        <w:t xml:space="preserve"> to 1,000 fold greater than normal cells</w:t>
      </w:r>
      <w:r w:rsidR="004D13F8" w:rsidRPr="00E80984">
        <w:rPr>
          <w:lang w:val="en-AU"/>
        </w:rPr>
        <w:t xml:space="preserve"> </w:t>
      </w:r>
      <w:r w:rsidR="004D13F8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81E1D61-10B4-41D0-9FC1-E6EEC37E4F4E&lt;/uuid&gt;&lt;priority&gt;46&lt;/priority&gt;&lt;publications&gt;&lt;publication&gt;&lt;volume&gt;89&lt;/volume&gt;&lt;publication_date&gt;99199710151200000000222000&lt;/publication_date&gt;&lt;number&gt;20&lt;/number&gt;&lt;institution&gt;Cancer Center and the Department of Medicine, University of Califonia--San Diego, La Jolla 92093-0058, USA. mdelasal@sdcc.14.ucsd.edu&lt;/institution&gt;&lt;startpage&gt;1537&lt;/startpage&gt;&lt;title&gt;Loss of DNA mismatch repair: effects on the rate of mutation to drug resistance.&lt;/title&gt;&lt;uuid&gt;5BD0B43F-ACCD-4324-8569-CD6187AF7FB6&lt;/uuid&gt;&lt;subtype&gt;400&lt;/subtype&gt;&lt;endpage&gt;1541&lt;/endpage&gt;&lt;type&gt;400&lt;/type&gt;&lt;url&gt;http://eutils.ncbi.nlm.nih.gov/entrez/eutils/elink.fcgi?dbfrom=pubmed&amp;amp;id=9337351&amp;amp;retmode=ref&amp;amp;cmd=prlinks&lt;/url&gt;&lt;bundle&gt;&lt;publication&gt;&lt;title&gt;Journal of the National Cancer Institute&lt;/title&gt;&lt;type&gt;-100&lt;/type&gt;&lt;subtype&gt;-100&lt;/subtype&gt;&lt;uuid&gt;77BC3B30-130A-4DA3-A79B-6C4045735884&lt;/uuid&gt;&lt;/publication&gt;&lt;/bundle&gt;&lt;authors&gt;&lt;author&gt;&lt;lastName&gt;Alas&lt;/lastName&gt;&lt;nonDroppingParticle&gt;las&lt;/nonDroppingParticle&gt;&lt;firstName&gt;M&lt;/firstName&gt;&lt;middleNames&gt;M&lt;/middleNames&gt;&lt;droppingParticle&gt;de&lt;/droppingParticle&gt;&lt;/author&gt;&lt;author&gt;&lt;firstName&gt;S&lt;/firstName&gt;&lt;lastName&gt;Aebi&lt;/lastName&gt;&lt;/author&gt;&lt;author&gt;&lt;firstName&gt;D&lt;/firstName&gt;&lt;lastName&gt;Fink&lt;/lastName&gt;&lt;/author&gt;&lt;author&gt;&lt;firstName&gt;S&lt;/firstName&gt;&lt;middleNames&gt;B&lt;/middleNames&gt;&lt;lastName&gt;Howell&lt;/lastName&gt;&lt;/author&gt;&lt;author&gt;&lt;firstName&gt;G&lt;/firstName&gt;&lt;lastName&gt;Los&lt;/lastName&gt;&lt;/author&gt;&lt;/authors&gt;&lt;/publication&gt;&lt;/publications&gt;&lt;cites&gt;&lt;/cites&gt;&lt;/citation&gt;</w:instrText>
      </w:r>
      <w:r w:rsidR="004D13F8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(38)</w:t>
      </w:r>
      <w:r w:rsidR="004D13F8" w:rsidRPr="00E80984">
        <w:rPr>
          <w:lang w:val="en-AU"/>
        </w:rPr>
        <w:fldChar w:fldCharType="end"/>
      </w:r>
      <w:r w:rsidRPr="00E80984">
        <w:rPr>
          <w:lang w:val="en-AU"/>
        </w:rPr>
        <w:t xml:space="preserve">. </w:t>
      </w:r>
      <w:r w:rsidR="006E4BB8" w:rsidRPr="00E80984">
        <w:rPr>
          <w:lang w:val="en-AU"/>
        </w:rPr>
        <w:t>Germ-line m</w:t>
      </w:r>
      <w:r w:rsidR="009F2397" w:rsidRPr="00E80984">
        <w:rPr>
          <w:lang w:val="en-AU"/>
        </w:rPr>
        <w:t xml:space="preserve">utations in </w:t>
      </w:r>
      <w:r w:rsidR="00750F27" w:rsidRPr="00E80984">
        <w:rPr>
          <w:lang w:val="en-AU"/>
        </w:rPr>
        <w:t>central</w:t>
      </w:r>
      <w:r w:rsidR="009F2397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MMR </w:t>
      </w:r>
      <w:r w:rsidR="009F2397" w:rsidRPr="00E80984">
        <w:rPr>
          <w:lang w:val="en-AU"/>
        </w:rPr>
        <w:t xml:space="preserve">genes, including </w:t>
      </w:r>
      <w:r w:rsidR="009F2397" w:rsidRPr="00E80984">
        <w:rPr>
          <w:i/>
          <w:lang w:val="en-AU"/>
        </w:rPr>
        <w:t>MSH2</w:t>
      </w:r>
      <w:r w:rsidR="009F2397" w:rsidRPr="00E80984">
        <w:rPr>
          <w:lang w:val="en-AU"/>
        </w:rPr>
        <w:t xml:space="preserve">, </w:t>
      </w:r>
      <w:r w:rsidR="009F2397" w:rsidRPr="00E80984">
        <w:rPr>
          <w:i/>
          <w:lang w:val="en-AU"/>
        </w:rPr>
        <w:t>MSH6</w:t>
      </w:r>
      <w:r w:rsidR="009F2397" w:rsidRPr="00E80984">
        <w:rPr>
          <w:lang w:val="en-AU"/>
        </w:rPr>
        <w:t xml:space="preserve">, </w:t>
      </w:r>
      <w:r w:rsidR="009F2397" w:rsidRPr="00E80984">
        <w:rPr>
          <w:i/>
          <w:lang w:val="en-AU"/>
        </w:rPr>
        <w:t>PMS2</w:t>
      </w:r>
      <w:r w:rsidR="009F2397" w:rsidRPr="00E80984">
        <w:rPr>
          <w:lang w:val="en-AU"/>
        </w:rPr>
        <w:t xml:space="preserve"> and </w:t>
      </w:r>
      <w:r w:rsidR="009F2397" w:rsidRPr="00E80984">
        <w:rPr>
          <w:i/>
          <w:lang w:val="en-AU"/>
        </w:rPr>
        <w:t>MLH1</w:t>
      </w:r>
      <w:r w:rsidR="009F2397" w:rsidRPr="00E80984">
        <w:rPr>
          <w:lang w:val="en-AU"/>
        </w:rPr>
        <w:t>, can cause Lynch syndrome</w:t>
      </w:r>
      <w:r w:rsidR="009F2397" w:rsidRPr="00E80984">
        <w:rPr>
          <w:bCs/>
          <w:lang w:val="en-AU"/>
        </w:rPr>
        <w:t xml:space="preserve">, </w:t>
      </w:r>
      <w:r w:rsidR="00EA17E9" w:rsidRPr="00E80984">
        <w:rPr>
          <w:bCs/>
          <w:lang w:val="en-AU"/>
        </w:rPr>
        <w:t xml:space="preserve">which is an inherited disorder </w:t>
      </w:r>
      <w:r w:rsidR="008957ED">
        <w:rPr>
          <w:bCs/>
          <w:lang w:val="en-AU"/>
        </w:rPr>
        <w:t>associated with</w:t>
      </w:r>
      <w:r w:rsidR="00EA17E9" w:rsidRPr="00E80984">
        <w:rPr>
          <w:bCs/>
          <w:lang w:val="en-AU"/>
        </w:rPr>
        <w:t xml:space="preserve"> a</w:t>
      </w:r>
      <w:r w:rsidR="006E4BB8" w:rsidRPr="00E80984">
        <w:rPr>
          <w:bCs/>
          <w:lang w:val="en-AU"/>
        </w:rPr>
        <w:t xml:space="preserve">n </w:t>
      </w:r>
      <w:r w:rsidR="00BB381A" w:rsidRPr="00E80984">
        <w:rPr>
          <w:bCs/>
          <w:lang w:val="en-AU"/>
        </w:rPr>
        <w:t>elevated</w:t>
      </w:r>
      <w:r w:rsidR="006E4BB8" w:rsidRPr="00E80984">
        <w:rPr>
          <w:bCs/>
          <w:lang w:val="en-AU"/>
        </w:rPr>
        <w:t xml:space="preserve"> lifetime</w:t>
      </w:r>
      <w:r w:rsidR="00EA17E9" w:rsidRPr="00E80984">
        <w:rPr>
          <w:bCs/>
          <w:lang w:val="en-AU"/>
        </w:rPr>
        <w:t xml:space="preserve"> </w:t>
      </w:r>
      <w:r w:rsidR="006E4BB8" w:rsidRPr="00E80984">
        <w:rPr>
          <w:bCs/>
          <w:lang w:val="en-AU"/>
        </w:rPr>
        <w:t>risk for</w:t>
      </w:r>
      <w:r w:rsidR="00EA17E9" w:rsidRPr="00E80984">
        <w:rPr>
          <w:bCs/>
          <w:lang w:val="en-AU"/>
        </w:rPr>
        <w:t xml:space="preserve"> </w:t>
      </w:r>
      <w:r w:rsidR="006E4BB8" w:rsidRPr="00E80984">
        <w:rPr>
          <w:bCs/>
          <w:lang w:val="en-AU"/>
        </w:rPr>
        <w:t>colorectal, endometrial, ovarian and stomach</w:t>
      </w:r>
      <w:r w:rsidR="00EA17E9" w:rsidRPr="00E80984">
        <w:rPr>
          <w:bCs/>
          <w:lang w:val="en-AU"/>
        </w:rPr>
        <w:t xml:space="preserve"> cancer</w:t>
      </w:r>
      <w:r w:rsidR="006E4BB8" w:rsidRPr="00E80984">
        <w:rPr>
          <w:bCs/>
          <w:lang w:val="en-AU"/>
        </w:rPr>
        <w:t>s</w:t>
      </w:r>
      <w:r w:rsidR="00BB381A" w:rsidRPr="00E80984">
        <w:rPr>
          <w:bCs/>
          <w:lang w:val="en-AU"/>
        </w:rPr>
        <w:t xml:space="preserve"> </w:t>
      </w:r>
      <w:r w:rsidR="00BB381A" w:rsidRPr="00E80984">
        <w:rPr>
          <w:bCs/>
          <w:lang w:val="en-AU"/>
        </w:rPr>
        <w:fldChar w:fldCharType="begin"/>
      </w:r>
      <w:r w:rsidR="00CA74E2">
        <w:rPr>
          <w:bCs/>
          <w:lang w:val="en-AU"/>
        </w:rPr>
        <w:instrText xml:space="preserve"> ADDIN PAPERS2_CITATIONS &lt;citation&gt;&lt;uuid&gt;E667266F-D766-4209-AD98-FB566BC069D4&lt;/uuid&gt;&lt;priority&gt;47&lt;/priority&gt;&lt;publications&gt;&lt;publication&gt;&lt;volume&gt;10&lt;/volume&gt;&lt;publication_date&gt;99200104001200000000220000&lt;/publication_date&gt;&lt;number&gt;7&lt;/number&gt;&lt;institution&gt;Division of Human Cancer Genetics, Comprehensive Cancer Center, Ohio State University, 690 Tzagournis Medical Research Facility, 420 West 12th Avenue, Columbus, OH 43210, USA. peltomaki-1@medctr.osu.edu&lt;/institution&gt;&lt;startpage&gt;735&lt;/startpage&gt;&lt;title&gt;Deficient DNA mismatch repair: a common etiologic factor for colon cancer.&lt;/title&gt;&lt;uuid&gt;42CAD8BF-BA7A-491B-BD2A-7708749A43DA&lt;/uuid&gt;&lt;subtype&gt;400&lt;/subtype&gt;&lt;endpage&gt;740&lt;/endpage&gt;&lt;type&gt;400&lt;/type&gt;&lt;url&gt;http://eutils.ncbi.nlm.nih.gov/entrez/eutils/elink.fcgi?dbfrom=pubmed&amp;amp;id=11257106&amp;amp;retmode=ref&amp;amp;cmd=prlinks&lt;/url&gt;&lt;bundle&gt;&lt;publication&gt;&lt;title&gt;Human Molecular Genetics&lt;/title&gt;&lt;type&gt;-100&lt;/type&gt;&lt;subtype&gt;-100&lt;/subtype&gt;&lt;uuid&gt;219346F6-3B52-4023-960A-147DC6C51E65&lt;/uuid&gt;&lt;/publication&gt;&lt;/bundle&gt;&lt;authors&gt;&lt;author&gt;&lt;firstName&gt;P&lt;/firstName&gt;&lt;lastName&gt;Peltomäki&lt;/lastName&gt;&lt;/author&gt;&lt;/authors&gt;&lt;/publication&gt;&lt;/publications&gt;&lt;cites&gt;&lt;/cites&gt;&lt;/citation&gt;</w:instrText>
      </w:r>
      <w:r w:rsidR="00BB381A" w:rsidRPr="00E80984">
        <w:rPr>
          <w:bCs/>
          <w:lang w:val="en-AU"/>
        </w:rPr>
        <w:fldChar w:fldCharType="separate"/>
      </w:r>
      <w:r w:rsidR="00A62C51" w:rsidRPr="00E80984">
        <w:rPr>
          <w:lang w:val="en-AU" w:eastAsia="zh-TW"/>
        </w:rPr>
        <w:t>(39)</w:t>
      </w:r>
      <w:r w:rsidR="00BB381A" w:rsidRPr="00E80984">
        <w:rPr>
          <w:bCs/>
          <w:lang w:val="en-AU"/>
        </w:rPr>
        <w:fldChar w:fldCharType="end"/>
      </w:r>
      <w:r w:rsidR="00EA17E9" w:rsidRPr="00E80984">
        <w:rPr>
          <w:bCs/>
          <w:lang w:val="en-AU"/>
        </w:rPr>
        <w:t>.</w:t>
      </w:r>
      <w:r w:rsidR="00DE0169" w:rsidRPr="00E80984">
        <w:rPr>
          <w:lang w:val="en-AU"/>
        </w:rPr>
        <w:t xml:space="preserve"> </w:t>
      </w:r>
      <w:r w:rsidR="0005783A" w:rsidRPr="00E80984">
        <w:rPr>
          <w:lang w:val="en-AU"/>
        </w:rPr>
        <w:t xml:space="preserve">MMR deficiency </w:t>
      </w:r>
      <w:r w:rsidR="00381DAD" w:rsidRPr="00E80984">
        <w:rPr>
          <w:lang w:val="en-AU"/>
        </w:rPr>
        <w:t>can cause hypersensitivity of tumours</w:t>
      </w:r>
      <w:r w:rsidR="0005783A" w:rsidRPr="00E80984">
        <w:rPr>
          <w:lang w:val="en-AU"/>
        </w:rPr>
        <w:t xml:space="preserve"> to alkylating agents, as mentioned above</w:t>
      </w:r>
      <w:r w:rsidR="006145DA" w:rsidRPr="00E80984">
        <w:rPr>
          <w:lang w:val="en-AU"/>
        </w:rPr>
        <w:t xml:space="preserve"> </w:t>
      </w:r>
      <w:r w:rsidR="006145DA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3B8AC46-37AC-475B-8AB7-AE5DDD0B91A7&lt;/uuid&gt;&lt;priority&gt;48&lt;/priority&gt;&lt;publications&gt;&lt;publication&gt;&lt;uuid&gt;F810A12F-BD9D-4BFE-8A8D-F6812A87EE86&lt;/uuid&gt;&lt;volume&gt;12&lt;/volume&gt;&lt;doi&gt;10.1038/nrc3185&lt;/doi&gt;&lt;startpage&gt;104&lt;/startpage&gt;&lt;publication_date&gt;99201202001200000000220000&lt;/publication_date&gt;&lt;url&gt;http://eutils.ncbi.nlm.nih.gov/entrez/eutils/elink.fcgi?dbfrom=pubmed&amp;amp;id=22237395&amp;amp;retmode=ref&amp;amp;cmd=prlinks&lt;/url&gt;&lt;citekey&gt;Fu:2012fy&lt;/citekey&gt;&lt;type&gt;400&lt;/type&gt;&lt;title&gt;Balancing repair and tolerance of DNA damage caused by alkylating agents.&lt;/title&gt;&lt;institution&gt;Department of Biological Engineering, Center for Environmental Health Sciences, Massachusetts Institute of Technology, Cambridge, Massachusetts 02139, USA.&lt;/institution&gt;&lt;number&gt;2&lt;/number&gt;&lt;subtype&gt;400&lt;/subtype&gt;&lt;endpage&gt;120&lt;/endpage&gt;&lt;bundle&gt;&lt;publication&gt;&lt;title&gt;Nature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Dragony&lt;/firstName&gt;&lt;lastName&gt;Fu&lt;/lastName&gt;&lt;/author&gt;&lt;author&gt;&lt;firstName&gt;Jennifer&lt;/firstName&gt;&lt;middleNames&gt;A&lt;/middleNames&gt;&lt;lastName&gt;Calvo&lt;/lastName&gt;&lt;/author&gt;&lt;author&gt;&lt;firstName&gt;Leona&lt;/firstName&gt;&lt;middleNames&gt;D&lt;/middleNames&gt;&lt;lastName&gt;Samson&lt;/lastName&gt;&lt;/author&gt;&lt;/authors&gt;&lt;/publication&gt;&lt;/publications&gt;&lt;cites&gt;&lt;/cites&gt;&lt;/citation&gt;</w:instrText>
      </w:r>
      <w:r w:rsidR="006145DA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(37)</w:t>
      </w:r>
      <w:r w:rsidR="006145DA" w:rsidRPr="00E80984">
        <w:rPr>
          <w:lang w:val="en-AU"/>
        </w:rPr>
        <w:fldChar w:fldCharType="end"/>
      </w:r>
      <w:r w:rsidR="0005783A" w:rsidRPr="00E80984">
        <w:rPr>
          <w:lang w:val="en-AU"/>
        </w:rPr>
        <w:t xml:space="preserve">. </w:t>
      </w:r>
      <w:r w:rsidR="00D41705" w:rsidRPr="00E80984">
        <w:rPr>
          <w:lang w:val="en-AU"/>
        </w:rPr>
        <w:t xml:space="preserve">Moreover, the cellular status of MMR </w:t>
      </w:r>
      <w:r w:rsidR="00D41705" w:rsidRPr="00E80984">
        <w:rPr>
          <w:lang w:val="en-AU"/>
        </w:rPr>
        <w:lastRenderedPageBreak/>
        <w:t xml:space="preserve">may also </w:t>
      </w:r>
      <w:r w:rsidR="003D003C" w:rsidRPr="00E80984">
        <w:rPr>
          <w:lang w:val="en-AU"/>
        </w:rPr>
        <w:t>affect</w:t>
      </w:r>
      <w:r w:rsidR="00D41705" w:rsidRPr="00E80984">
        <w:rPr>
          <w:lang w:val="en-AU"/>
        </w:rPr>
        <w:t xml:space="preserve"> the resistance of tumours to </w:t>
      </w:r>
      <w:r w:rsidR="00AC430F" w:rsidRPr="00E80984">
        <w:rPr>
          <w:lang w:val="en-AU"/>
        </w:rPr>
        <w:t xml:space="preserve">ionising radiation </w:t>
      </w:r>
      <w:r w:rsidR="00491B88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589A986D-D433-47CD-9842-4425AF79C296&lt;/uuid&gt;&lt;priority&gt;49&lt;/priority&gt;&lt;publications&gt;&lt;publication&gt;&lt;uuid&gt;2A0D4C40-6313-48A5-A885-11873B3401FB&lt;/uuid&gt;&lt;volume&gt;36&lt;/volume&gt;&lt;accepted_date&gt;99201003211200000000222000&lt;/accepted_date&gt;&lt;doi&gt;10.1016/j.ctrv.2010.03.008&lt;/doi&gt;&lt;startpage&gt;518&lt;/startpage&gt;&lt;revision_date&gt;99201003121200000000222000&lt;/revision_date&gt;&lt;publication_date&gt;99201011001200000000220000&lt;/publication_date&gt;&lt;url&gt;http://eutils.ncbi.nlm.nih.gov/entrez/eutils/elink.fcgi?dbfrom=pubmed&amp;amp;id=20413225&amp;amp;retmode=ref&amp;amp;cmd=prlinks&lt;/url&gt;&lt;type&gt;400&lt;/type&gt;&lt;title&gt;DNA mismatch repair and the DNA damage response to ionizing radiation: making sense of apparently conflicting data.&lt;/title&gt;&lt;submission_date&gt;99201001161200000000222000&lt;/submission_date&gt;&lt;number&gt;7&lt;/number&gt;&lt;institution&gt;Prostate Molecular Oncology Research Group, Academic Unit of Clinical and Molecular Oncology, Institute of Molecular Medicine, Trinity College Dublin, Ireland. lymartin@tcd.ie&lt;/institution&gt;&lt;subtype&gt;400&lt;/subtype&gt;&lt;endpage&gt;527&lt;/endpage&gt;&lt;bundle&gt;&lt;publication&gt;&lt;publisher&gt;Elsevier Ltd&lt;/publisher&gt;&lt;title&gt;Cancer Treatment Reviews&lt;/title&gt;&lt;type&gt;-100&lt;/type&gt;&lt;subtype&gt;-100&lt;/subtype&gt;&lt;uuid&gt;35993DB7-AA09-483E-A594-E48217F4C118&lt;/uuid&gt;&lt;/publication&gt;&lt;/bundle&gt;&lt;authors&gt;&lt;author&gt;&lt;firstName&gt;Lynn&lt;/firstName&gt;&lt;middleNames&gt;M&lt;/middleNames&gt;&lt;lastName&gt;Martin&lt;/lastName&gt;&lt;/author&gt;&lt;author&gt;&lt;firstName&gt;Brian&lt;/firstName&gt;&lt;lastName&gt;Marples&lt;/lastName&gt;&lt;/author&gt;&lt;author&gt;&lt;firstName&gt;Mary&lt;/firstName&gt;&lt;lastName&gt;Coffey&lt;/lastName&gt;&lt;/author&gt;&lt;author&gt;&lt;firstName&gt;Mark&lt;/firstName&gt;&lt;lastName&gt;Lawler&lt;/lastName&gt;&lt;/author&gt;&lt;author&gt;&lt;firstName&gt;Thomas&lt;/firstName&gt;&lt;middleNames&gt;H&lt;/middleNames&gt;&lt;lastName&gt;Lynch&lt;/lastName&gt;&lt;/author&gt;&lt;author&gt;&lt;firstName&gt;Donal&lt;/firstName&gt;&lt;lastName&gt;Hollywood&lt;/lastName&gt;&lt;/author&gt;&lt;author&gt;&lt;firstName&gt;Laure&lt;/firstName&gt;&lt;lastName&gt;Marignol&lt;/lastName&gt;&lt;/author&gt;&lt;/authors&gt;&lt;/publication&gt;&lt;/publications&gt;&lt;cites&gt;&lt;/cites&gt;&lt;/citation&gt;</w:instrText>
      </w:r>
      <w:r w:rsidR="00491B88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(40)</w:t>
      </w:r>
      <w:r w:rsidR="00491B88" w:rsidRPr="00E80984">
        <w:rPr>
          <w:lang w:val="en-AU"/>
        </w:rPr>
        <w:fldChar w:fldCharType="end"/>
      </w:r>
      <w:r w:rsidR="00491B88" w:rsidRPr="00E80984">
        <w:rPr>
          <w:lang w:val="en-AU"/>
        </w:rPr>
        <w:t xml:space="preserve"> </w:t>
      </w:r>
      <w:r w:rsidR="00AC430F" w:rsidRPr="00E80984">
        <w:rPr>
          <w:lang w:val="en-AU"/>
        </w:rPr>
        <w:t xml:space="preserve">and </w:t>
      </w:r>
      <w:r w:rsidR="00D41705" w:rsidRPr="00E80984">
        <w:rPr>
          <w:lang w:val="en-AU"/>
        </w:rPr>
        <w:t xml:space="preserve">chemotherapeutic agents such </w:t>
      </w:r>
      <w:r w:rsidR="0034745F" w:rsidRPr="00E80984">
        <w:rPr>
          <w:lang w:val="en-AU"/>
        </w:rPr>
        <w:t>as</w:t>
      </w:r>
      <w:r w:rsidR="0042082F">
        <w:rPr>
          <w:lang w:val="en-AU"/>
        </w:rPr>
        <w:t xml:space="preserve"> </w:t>
      </w:r>
      <w:r w:rsidR="0042082F" w:rsidRPr="0042082F">
        <w:rPr>
          <w:lang w:val="en-AU"/>
        </w:rPr>
        <w:t>methotrexate</w:t>
      </w:r>
      <w:r w:rsidR="0042082F">
        <w:rPr>
          <w:lang w:val="en-AU"/>
        </w:rPr>
        <w:t>,</w:t>
      </w:r>
      <w:r w:rsidR="0034745F" w:rsidRPr="00E80984">
        <w:rPr>
          <w:lang w:val="en-AU"/>
        </w:rPr>
        <w:t xml:space="preserve"> </w:t>
      </w:r>
      <w:proofErr w:type="spellStart"/>
      <w:r w:rsidR="0034745F" w:rsidRPr="00E80984">
        <w:rPr>
          <w:lang w:val="en-AU"/>
        </w:rPr>
        <w:t>anthracycline</w:t>
      </w:r>
      <w:proofErr w:type="spellEnd"/>
      <w:r w:rsidR="00D41705" w:rsidRPr="00E80984">
        <w:rPr>
          <w:lang w:val="en-AU"/>
        </w:rPr>
        <w:t xml:space="preserve"> and </w:t>
      </w:r>
      <w:proofErr w:type="spellStart"/>
      <w:r w:rsidR="00D41705" w:rsidRPr="00E80984">
        <w:rPr>
          <w:lang w:val="en-AU"/>
        </w:rPr>
        <w:t>taxane</w:t>
      </w:r>
      <w:proofErr w:type="spellEnd"/>
      <w:r w:rsidR="00491B88" w:rsidRPr="00E80984">
        <w:rPr>
          <w:lang w:val="en-AU"/>
        </w:rPr>
        <w:t xml:space="preserve"> </w:t>
      </w:r>
      <w:r w:rsidR="00491B88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33FAA66C-63AF-4061-B41B-5F808D57C8A2&lt;/uuid&gt;&lt;priority&gt;50&lt;/priority&gt;&lt;publications&gt;&lt;publication&gt;&lt;uuid&gt;91788B6C-9E1B-47F4-AA88-EEA6F39C78EF&lt;/uuid&gt;&lt;volume&gt;16&lt;/volume&gt;&lt;doi&gt;10.1111/j.1524-4741.2009.00896.x&lt;/doi&gt;&lt;startpage&gt;252&lt;/startpage&gt;&lt;publication_date&gt;99201005001200000000220000&lt;/publication_date&gt;&lt;url&gt;http://eutils.ncbi.nlm.nih.gov/entrez/eutils/elink.fcgi?dbfrom=pubmed&amp;amp;id=20408828&amp;amp;retmode=ref&amp;amp;cmd=prlinks&lt;/url&gt;&lt;type&gt;400&lt;/type&gt;&lt;title&gt;Implications of anthracycline-resistant and taxane-resistant metastatic breast cancer and new therapeutic options.&lt;/title&gt;&lt;institution&gt;The Methodist Hospital/Weill Cornell University, Houston, Texas , USA. erivera1@tmhs.org&lt;/institution&gt;&lt;number&gt;3&lt;/number&gt;&lt;subtype&gt;400&lt;/subtype&gt;&lt;endpage&gt;263&lt;/endpage&gt;&lt;bundle&gt;&lt;publication&gt;&lt;title&gt;The breast journal&lt;/title&gt;&lt;type&gt;-100&lt;/type&gt;&lt;subtype&gt;-100&lt;/subtype&gt;&lt;uuid&gt;6E501B2A-5CAF-4EBC-A04C-F87890F6468E&lt;/uuid&gt;&lt;/publication&gt;&lt;/bundle&gt;&lt;authors&gt;&lt;author&gt;&lt;firstName&gt;Edgardo&lt;/firstName&gt;&lt;lastName&gt;Rivera&lt;/lastName&gt;&lt;/author&gt;&lt;/authors&gt;&lt;/publication&gt;&lt;/publications&gt;&lt;cites&gt;&lt;/cites&gt;&lt;/citation&gt;</w:instrText>
      </w:r>
      <w:r w:rsidR="00491B88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(41)</w:t>
      </w:r>
      <w:r w:rsidR="00491B88" w:rsidRPr="00E80984">
        <w:rPr>
          <w:lang w:val="en-AU"/>
        </w:rPr>
        <w:fldChar w:fldCharType="end"/>
      </w:r>
      <w:r w:rsidR="00AC430F" w:rsidRPr="00E80984">
        <w:rPr>
          <w:lang w:val="en-AU"/>
        </w:rPr>
        <w:t>.</w:t>
      </w:r>
    </w:p>
    <w:p w14:paraId="679E5610" w14:textId="55C0DF8A" w:rsidR="00D437A6" w:rsidRPr="00E80984" w:rsidRDefault="00D437A6" w:rsidP="00A87260">
      <w:pPr>
        <w:pStyle w:val="ManuscriptHeading2"/>
        <w:tabs>
          <w:tab w:val="left" w:pos="8100"/>
        </w:tabs>
        <w:rPr>
          <w:lang w:val="en-AU" w:eastAsia="zh-CN"/>
        </w:rPr>
      </w:pPr>
      <w:bookmarkStart w:id="11" w:name="_Toc233262413"/>
      <w:r w:rsidRPr="00E80984">
        <w:rPr>
          <w:lang w:val="en-AU"/>
        </w:rPr>
        <w:t xml:space="preserve">DNA repair </w:t>
      </w:r>
      <w:r w:rsidR="00475526" w:rsidRPr="00E80984">
        <w:rPr>
          <w:lang w:val="en-AU"/>
        </w:rPr>
        <w:t xml:space="preserve">pathways </w:t>
      </w:r>
      <w:r w:rsidRPr="00E80984">
        <w:rPr>
          <w:lang w:val="en-AU"/>
        </w:rPr>
        <w:t>and breast cancer therapy</w:t>
      </w:r>
      <w:bookmarkEnd w:id="11"/>
    </w:p>
    <w:p w14:paraId="2270EC73" w14:textId="4A59A198" w:rsidR="00D437A6" w:rsidRPr="00E80984" w:rsidRDefault="00B45332" w:rsidP="004A1BA0">
      <w:pPr>
        <w:pStyle w:val="ManuscriptNormal"/>
        <w:tabs>
          <w:tab w:val="left" w:pos="8100"/>
        </w:tabs>
        <w:rPr>
          <w:lang w:val="en-AU"/>
        </w:rPr>
      </w:pPr>
      <w:r w:rsidRPr="00E80984">
        <w:rPr>
          <w:lang w:val="en-AU" w:eastAsia="zh-CN"/>
        </w:rPr>
        <w:t>Although</w:t>
      </w:r>
      <w:r w:rsidR="00D437A6" w:rsidRPr="00E80984">
        <w:rPr>
          <w:lang w:val="en-AU" w:eastAsia="zh-CN"/>
        </w:rPr>
        <w:t xml:space="preserve"> defects in </w:t>
      </w:r>
      <w:r w:rsidRPr="00E80984">
        <w:rPr>
          <w:lang w:val="en-AU" w:eastAsia="zh-CN"/>
        </w:rPr>
        <w:t xml:space="preserve">distinct </w:t>
      </w:r>
      <w:r w:rsidR="00D437A6" w:rsidRPr="00E80984">
        <w:rPr>
          <w:lang w:val="en-AU" w:eastAsia="zh-CN"/>
        </w:rPr>
        <w:t xml:space="preserve">DNA repair </w:t>
      </w:r>
      <w:r w:rsidRPr="00E80984">
        <w:rPr>
          <w:lang w:val="en-AU" w:eastAsia="zh-CN"/>
        </w:rPr>
        <w:t xml:space="preserve">pathways </w:t>
      </w:r>
      <w:r w:rsidR="005246F0" w:rsidRPr="00E80984">
        <w:rPr>
          <w:lang w:val="en-AU" w:eastAsia="zh-CN"/>
        </w:rPr>
        <w:t xml:space="preserve">are </w:t>
      </w:r>
      <w:r w:rsidR="00AF117E" w:rsidRPr="00E80984">
        <w:rPr>
          <w:lang w:val="en-AU" w:eastAsia="zh-CN"/>
        </w:rPr>
        <w:t>connected</w:t>
      </w:r>
      <w:r w:rsidR="005246F0" w:rsidRPr="00E80984">
        <w:rPr>
          <w:lang w:val="en-AU" w:eastAsia="zh-CN"/>
        </w:rPr>
        <w:t xml:space="preserve"> with </w:t>
      </w:r>
      <w:r w:rsidR="00E53F08" w:rsidRPr="00E80984">
        <w:rPr>
          <w:lang w:val="en-AU" w:eastAsia="zh-CN"/>
        </w:rPr>
        <w:t>different cancer susceptibilities</w:t>
      </w:r>
      <w:r w:rsidRPr="00E80984">
        <w:rPr>
          <w:lang w:val="en-AU" w:eastAsia="zh-CN"/>
        </w:rPr>
        <w:t>, as described above,</w:t>
      </w:r>
      <w:r w:rsidR="00D437A6" w:rsidRPr="00E80984">
        <w:rPr>
          <w:lang w:val="en-AU" w:eastAsia="zh-CN"/>
        </w:rPr>
        <w:t xml:space="preserve"> </w:t>
      </w:r>
      <w:r w:rsidR="000D4056" w:rsidRPr="00E80984">
        <w:rPr>
          <w:lang w:val="en-AU" w:eastAsia="zh-CN"/>
        </w:rPr>
        <w:t>it seems like</w:t>
      </w:r>
      <w:r w:rsidR="008A3EAD" w:rsidRPr="00E80984">
        <w:rPr>
          <w:lang w:val="en-AU" w:eastAsia="zh-CN"/>
        </w:rPr>
        <w:t xml:space="preserve"> </w:t>
      </w:r>
      <w:r w:rsidR="00A11943" w:rsidRPr="00E80984">
        <w:rPr>
          <w:lang w:val="en-AU" w:eastAsia="zh-CN"/>
        </w:rPr>
        <w:t>the occurrence</w:t>
      </w:r>
      <w:r w:rsidR="008A3EAD" w:rsidRPr="00E80984">
        <w:rPr>
          <w:lang w:val="en-AU" w:eastAsia="zh-CN"/>
        </w:rPr>
        <w:t xml:space="preserve"> of </w:t>
      </w:r>
      <w:r w:rsidR="008A3EAD" w:rsidRPr="00E80984">
        <w:rPr>
          <w:lang w:val="en-AU"/>
        </w:rPr>
        <w:t>b</w:t>
      </w:r>
      <w:r w:rsidR="00A11943" w:rsidRPr="00E80984">
        <w:rPr>
          <w:lang w:val="en-AU"/>
        </w:rPr>
        <w:t>reast cancer</w:t>
      </w:r>
      <w:r w:rsidR="00A11943" w:rsidRPr="00E80984">
        <w:rPr>
          <w:i/>
          <w:lang w:val="en-AU"/>
        </w:rPr>
        <w:t xml:space="preserve"> </w:t>
      </w:r>
      <w:r w:rsidR="00A11943" w:rsidRPr="00E80984">
        <w:rPr>
          <w:lang w:val="en-AU"/>
        </w:rPr>
        <w:t>has a particularly</w:t>
      </w:r>
      <w:r w:rsidR="00A11943" w:rsidRPr="00E80984">
        <w:rPr>
          <w:lang w:val="en-AU" w:eastAsia="zh-CN"/>
        </w:rPr>
        <w:t xml:space="preserve"> </w:t>
      </w:r>
      <w:r w:rsidR="00A11943" w:rsidRPr="00E80984">
        <w:rPr>
          <w:lang w:val="en-AU"/>
        </w:rPr>
        <w:t xml:space="preserve">close relationship with DNA repair </w:t>
      </w:r>
      <w:r w:rsidR="00D7280F" w:rsidRPr="00E80984">
        <w:rPr>
          <w:lang w:val="en-AU"/>
        </w:rPr>
        <w:t>deficiency</w:t>
      </w:r>
      <w:r w:rsidR="00A11943" w:rsidRPr="00E80984">
        <w:rPr>
          <w:lang w:val="en-AU"/>
        </w:rPr>
        <w:t xml:space="preserve">. For </w:t>
      </w:r>
      <w:r w:rsidR="00D609BC" w:rsidRPr="00E80984">
        <w:rPr>
          <w:lang w:val="en-AU"/>
        </w:rPr>
        <w:t>instance</w:t>
      </w:r>
      <w:r w:rsidR="00A11943" w:rsidRPr="00E80984">
        <w:rPr>
          <w:lang w:val="en-AU"/>
        </w:rPr>
        <w:t xml:space="preserve">, in a </w:t>
      </w:r>
      <w:r w:rsidR="004A1BA0" w:rsidRPr="00E80984">
        <w:rPr>
          <w:lang w:val="en-AU"/>
        </w:rPr>
        <w:t>epidemiological study</w:t>
      </w:r>
      <w:r w:rsidR="00395289" w:rsidRPr="00E80984">
        <w:rPr>
          <w:lang w:val="en-AU"/>
        </w:rPr>
        <w:t xml:space="preserve"> comparing 285 women with breast cancer and 539 women without breast cancer</w:t>
      </w:r>
      <w:r w:rsidR="00A11943" w:rsidRPr="00E80984">
        <w:rPr>
          <w:lang w:val="en-AU"/>
        </w:rPr>
        <w:t xml:space="preserve">, </w:t>
      </w:r>
      <w:proofErr w:type="spellStart"/>
      <w:r w:rsidR="007C7170" w:rsidRPr="00E80984">
        <w:rPr>
          <w:lang w:val="en-AU"/>
        </w:rPr>
        <w:t>Matta</w:t>
      </w:r>
      <w:proofErr w:type="spellEnd"/>
      <w:r w:rsidR="007C7170" w:rsidRPr="00E80984">
        <w:rPr>
          <w:lang w:val="en-AU"/>
        </w:rPr>
        <w:t xml:space="preserve"> et al. </w:t>
      </w:r>
      <w:r w:rsidR="00AF117E">
        <w:rPr>
          <w:lang w:val="en-AU"/>
        </w:rPr>
        <w:t>revealed</w:t>
      </w:r>
      <w:r w:rsidR="00E222EE" w:rsidRPr="00E80984">
        <w:rPr>
          <w:lang w:val="en-AU"/>
        </w:rPr>
        <w:t xml:space="preserve"> a </w:t>
      </w:r>
      <w:r w:rsidR="00B01FCF" w:rsidRPr="00E80984">
        <w:rPr>
          <w:lang w:val="en-AU"/>
        </w:rPr>
        <w:t xml:space="preserve">significant </w:t>
      </w:r>
      <w:r w:rsidR="00D7280F" w:rsidRPr="00E80984">
        <w:rPr>
          <w:lang w:val="en-AU"/>
        </w:rPr>
        <w:t>correlation</w:t>
      </w:r>
      <w:r w:rsidR="00E222EE" w:rsidRPr="00E80984">
        <w:rPr>
          <w:lang w:val="en-AU"/>
        </w:rPr>
        <w:t xml:space="preserve"> between reduced overall DNA repair capacity and elevated breast cancer risk</w:t>
      </w:r>
      <w:r w:rsidR="004A1BA0" w:rsidRPr="00E80984">
        <w:rPr>
          <w:lang w:val="en-AU"/>
        </w:rPr>
        <w:t xml:space="preserve"> </w:t>
      </w:r>
      <w:r w:rsidR="004A1BA0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5EBB6AA-F986-4EE8-9C76-5BD2B8AAA470&lt;/uuid&gt;&lt;priority&gt;51&lt;/priority&gt;&lt;publications&gt;&lt;publication&gt;&lt;volume&gt;12&lt;/volume&gt;&lt;publication_date&gt;99201200001200000000200000&lt;/publication_date&gt;&lt;number&gt;1&lt;/number&gt;&lt;doi&gt;10.1016/j.canlet.2009.10.007&lt;/doi&gt;&lt;startpage&gt;490&lt;/startpage&gt;&lt;title&gt;The association of DNA Repair with breast cancer risk in women. A comparative observational study&lt;/title&gt;&lt;uuid&gt;E65A4F06-610F-4B80-BFB8-CF1185243F51&lt;/uuid&gt;&lt;subtype&gt;400&lt;/subtype&gt;&lt;type&gt;400&lt;/type&gt;&lt;citekey&gt;Matta:2012fg&lt;/citekey&gt;&lt;url&gt;http://www.biomedcentral.com/1471-2407/12/490&lt;/url&gt;&lt;bundle&gt;&lt;publication&gt;&lt;title&gt;BMC Cancer&lt;/title&gt;&lt;type&gt;-100&lt;/type&gt;&lt;subtype&gt;-100&lt;/subtype&gt;&lt;uuid&gt;BCE85CDA-0E36-4B7E-A6B6-0D994288C71F&lt;/uuid&gt;&lt;/publication&gt;&lt;/bundle&gt;&lt;authors&gt;&lt;author&gt;&lt;firstName&gt;Jaime&lt;/firstName&gt;&lt;lastName&gt;Matta&lt;/lastName&gt;&lt;/author&gt;&lt;author&gt;&lt;firstName&gt;Miguel&lt;/firstName&gt;&lt;lastName&gt;Echenique&lt;/lastName&gt;&lt;/author&gt;&lt;author&gt;&lt;firstName&gt;Esperanza&lt;/firstName&gt;&lt;lastName&gt;Negron&lt;/lastName&gt;&lt;/author&gt;&lt;author&gt;&lt;firstName&gt;Luisa&lt;/firstName&gt;&lt;lastName&gt;Morales&lt;/lastName&gt;&lt;/author&gt;&lt;author&gt;&lt;firstName&gt;Wanda&lt;/firstName&gt;&lt;lastName&gt;Vargas&lt;/lastName&gt;&lt;/author&gt;&lt;author&gt;&lt;firstName&gt;Felipe&lt;/firstName&gt;&lt;middleNames&gt;Sánchez&lt;/middleNames&gt;&lt;lastName&gt;Gaetan&lt;/lastName&gt;&lt;/author&gt;&lt;author&gt;&lt;firstName&gt;Eduardo&lt;/firstName&gt;&lt;middleNames&gt;Ramírez&lt;/middleNames&gt;&lt;lastName&gt;Lizardi&lt;/lastName&gt;&lt;/author&gt;&lt;author&gt;&lt;firstName&gt;Aníbal&lt;/firstName&gt;&lt;lastName&gt;Torres&lt;/lastName&gt;&lt;/author&gt;&lt;author&gt;&lt;firstName&gt;Jose&lt;/firstName&gt;&lt;middleNames&gt;Ortiz&lt;/middleNames&gt;&lt;lastName&gt;Rosado&lt;/lastName&gt;&lt;/author&gt;&lt;author&gt;&lt;firstName&gt;Guillermo&lt;/firstName&gt;&lt;lastName&gt;Bolaños&lt;/lastName&gt;&lt;/author&gt;&lt;author&gt;&lt;firstName&gt;Juan&lt;/firstName&gt;&lt;middleNames&gt;González&lt;/middleNames&gt;&lt;lastName&gt;Cruz&lt;/lastName&gt;&lt;/author&gt;&lt;author&gt;&lt;firstName&gt;Joaquín&lt;/firstName&gt;&lt;lastName&gt;Laboy&lt;/lastName&gt;&lt;/author&gt;&lt;author&gt;&lt;firstName&gt;Ricardo&lt;/firstName&gt;&lt;lastName&gt;Barnes&lt;/lastName&gt;&lt;/author&gt;&lt;author&gt;&lt;firstName&gt;Santos&lt;/firstName&gt;&lt;middleNames&gt;Santiago&lt;/middleNames&gt;&lt;lastName&gt;Medina&lt;/lastName&gt;&lt;/author&gt;&lt;author&gt;&lt;firstName&gt;Ángel&lt;/firstName&gt;&lt;lastName&gt;Romero&lt;/lastName&gt;&lt;/author&gt;&lt;author&gt;&lt;firstName&gt;Rosendo&lt;/firstName&gt;&lt;lastName&gt;Martinez&lt;/lastName&gt;&lt;/author&gt;&lt;author&gt;&lt;firstName&gt;Julie&lt;/firstName&gt;&lt;lastName&gt;Dutil&lt;/lastName&gt;&lt;/author&gt;&lt;author&gt;&lt;firstName&gt;Erick&lt;/firstName&gt;&lt;lastName&gt;Suarez&lt;/lastName&gt;&lt;/author&gt;&lt;author&gt;&lt;firstName&gt;Carolina&lt;/firstName&gt;&lt;lastName&gt;Alvarez-Garriga&lt;/lastName&gt;&lt;/author&gt;&lt;author&gt;&lt;firstName&gt;Manuel&lt;/firstName&gt;&lt;lastName&gt;Bayona&lt;/lastName&gt;&lt;/author&gt;&lt;/authors&gt;&lt;/publication&gt;&lt;/publications&gt;&lt;cites&gt;&lt;/cites&gt;&lt;/citation&gt;</w:instrText>
      </w:r>
      <w:r w:rsidR="004A1BA0" w:rsidRPr="00E80984">
        <w:rPr>
          <w:lang w:val="en-AU"/>
        </w:rPr>
        <w:fldChar w:fldCharType="separate"/>
      </w:r>
      <w:r w:rsidR="00A62C51" w:rsidRPr="00E80984">
        <w:rPr>
          <w:lang w:val="en-AU" w:eastAsia="zh-TW"/>
        </w:rPr>
        <w:t>(42)</w:t>
      </w:r>
      <w:r w:rsidR="004A1BA0" w:rsidRPr="00E80984">
        <w:rPr>
          <w:lang w:val="en-AU"/>
        </w:rPr>
        <w:fldChar w:fldCharType="end"/>
      </w:r>
      <w:r w:rsidR="00E222EE" w:rsidRPr="00E80984">
        <w:rPr>
          <w:lang w:val="en-AU"/>
        </w:rPr>
        <w:t xml:space="preserve">. </w:t>
      </w:r>
      <w:r w:rsidR="00D437A6" w:rsidRPr="00E80984">
        <w:rPr>
          <w:lang w:val="en-AU" w:eastAsia="zh-CN"/>
        </w:rPr>
        <w:t xml:space="preserve">The biological mechanism behind this phenomenon has not been explained convincingly, but one </w:t>
      </w:r>
      <w:r w:rsidR="00EF25FD" w:rsidRPr="00E80984">
        <w:rPr>
          <w:lang w:val="en-AU" w:eastAsia="zh-CN"/>
        </w:rPr>
        <w:t xml:space="preserve">suggestion </w:t>
      </w:r>
      <w:r w:rsidR="004A2C42" w:rsidRPr="00E80984">
        <w:rPr>
          <w:lang w:val="en-AU" w:eastAsia="zh-CN"/>
        </w:rPr>
        <w:t>is</w:t>
      </w:r>
      <w:r w:rsidR="00D437A6" w:rsidRPr="00E80984">
        <w:rPr>
          <w:lang w:val="en-AU" w:eastAsia="zh-CN"/>
        </w:rPr>
        <w:t xml:space="preserve"> </w:t>
      </w:r>
      <w:r w:rsidR="004A1BA0" w:rsidRPr="00E80984">
        <w:rPr>
          <w:lang w:val="en-AU" w:eastAsia="zh-CN"/>
        </w:rPr>
        <w:t>that cells in mammary tissue have a high</w:t>
      </w:r>
      <w:r w:rsidR="000957E4" w:rsidRPr="00E80984">
        <w:rPr>
          <w:lang w:val="en-AU" w:eastAsia="zh-CN"/>
        </w:rPr>
        <w:t>er</w:t>
      </w:r>
      <w:r w:rsidR="004A1BA0" w:rsidRPr="00E80984">
        <w:rPr>
          <w:lang w:val="en-AU" w:eastAsia="zh-CN"/>
        </w:rPr>
        <w:t xml:space="preserve"> rate</w:t>
      </w:r>
      <w:r w:rsidR="00684FFD" w:rsidRPr="00E80984">
        <w:rPr>
          <w:lang w:val="en-AU" w:eastAsia="zh-CN"/>
        </w:rPr>
        <w:t xml:space="preserve"> </w:t>
      </w:r>
      <w:r w:rsidR="00D437A6" w:rsidRPr="00E80984">
        <w:rPr>
          <w:lang w:val="en-AU" w:eastAsia="zh-CN"/>
        </w:rPr>
        <w:t xml:space="preserve">of proliferation, apoptosis and differentiation </w:t>
      </w:r>
      <w:r w:rsidR="004A1BA0" w:rsidRPr="00E80984">
        <w:rPr>
          <w:lang w:val="en-AU" w:eastAsia="zh-CN"/>
        </w:rPr>
        <w:t>compared with</w:t>
      </w:r>
      <w:r w:rsidR="00D437A6" w:rsidRPr="00E80984">
        <w:rPr>
          <w:lang w:val="en-AU" w:eastAsia="zh-CN"/>
        </w:rPr>
        <w:t xml:space="preserve"> </w:t>
      </w:r>
      <w:r w:rsidR="004A1BA0" w:rsidRPr="00E80984">
        <w:rPr>
          <w:lang w:val="en-AU" w:eastAsia="zh-CN"/>
        </w:rPr>
        <w:t xml:space="preserve">cells in </w:t>
      </w:r>
      <w:r w:rsidR="00637982" w:rsidRPr="00E80984">
        <w:rPr>
          <w:lang w:val="en-AU" w:eastAsia="zh-CN"/>
        </w:rPr>
        <w:t xml:space="preserve">most of </w:t>
      </w:r>
      <w:r w:rsidR="00D437A6" w:rsidRPr="00E80984">
        <w:rPr>
          <w:lang w:val="en-AU" w:eastAsia="zh-CN"/>
        </w:rPr>
        <w:t xml:space="preserve">other </w:t>
      </w:r>
      <w:r w:rsidR="00C35453" w:rsidRPr="00E80984">
        <w:rPr>
          <w:lang w:val="en-AU" w:eastAsia="zh-CN"/>
        </w:rPr>
        <w:t xml:space="preserve">human </w:t>
      </w:r>
      <w:r w:rsidR="00D437A6" w:rsidRPr="00E80984">
        <w:rPr>
          <w:lang w:val="en-AU" w:eastAsia="zh-CN"/>
        </w:rPr>
        <w:t xml:space="preserve">tissues </w:t>
      </w:r>
      <w:r w:rsidR="00D437A6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E1C035A7-B3D5-443C-A105-A60362480018&lt;/uuid&gt;&lt;priority&gt;52&lt;/priority&gt;&lt;publications&gt;&lt;publication&gt;&lt;volume&gt;2&lt;/volume&gt;&lt;publication_date&gt;99201100001200000000200000&lt;/publication_date&gt;&lt;number&gt;9&lt;/number&gt;&lt;doi&gt;10.5306/wjco.v2.i9.329&lt;/doi&gt;&lt;startpage&gt;329&lt;/startpage&gt;&lt;title&gt;DNA damage and breast cancer&lt;/title&gt;&lt;uuid&gt;D40FA371-1E25-4757-951D-D6E4F82F9387&lt;/uuid&gt;&lt;subtype&gt;400&lt;/subtype&gt;&lt;type&gt;400&lt;/type&gt;&lt;citekey&gt;Davis:2011fz&lt;/citekey&gt;&lt;url&gt;http://www.wjgnet.com/2218-4333/full/v2/i9/329.htm&lt;/url&gt;&lt;bundle&gt;&lt;publication&gt;&lt;title&gt;World Journal of Clinical Oncology&lt;/title&gt;&lt;type&gt;-100&lt;/type&gt;&lt;subtype&gt;-100&lt;/subtype&gt;&lt;uuid&gt;1AC10BFE-DC6C-4ED8-81A1-5B81EFB40963&lt;/uuid&gt;&lt;/publication&gt;&lt;/bundle&gt;&lt;authors&gt;&lt;author&gt;&lt;firstName&gt;Jennifer&lt;/firstName&gt;&lt;middleNames&gt;D&lt;/middleNames&gt;&lt;lastName&gt;Davis&lt;/lastName&gt;&lt;/author&gt;&lt;/authors&gt;&lt;/publication&gt;&lt;/publications&gt;&lt;cites&gt;&lt;/cites&gt;&lt;/citation&gt;</w:instrText>
      </w:r>
      <w:r w:rsidR="00D437A6" w:rsidRPr="00E80984">
        <w:rPr>
          <w:lang w:val="en-AU" w:eastAsia="zh-CN"/>
        </w:rPr>
        <w:fldChar w:fldCharType="separate"/>
      </w:r>
      <w:r w:rsidR="009D6652" w:rsidRPr="00E80984">
        <w:rPr>
          <w:lang w:val="en-AU" w:eastAsia="zh-TW"/>
        </w:rPr>
        <w:t>(10)</w:t>
      </w:r>
      <w:r w:rsidR="00D437A6" w:rsidRPr="00E80984">
        <w:rPr>
          <w:lang w:val="en-AU" w:eastAsia="zh-CN"/>
        </w:rPr>
        <w:fldChar w:fldCharType="end"/>
      </w:r>
      <w:r w:rsidR="00B83326" w:rsidRPr="00E80984">
        <w:rPr>
          <w:lang w:val="en-AU" w:eastAsia="zh-CN"/>
        </w:rPr>
        <w:t>.</w:t>
      </w:r>
    </w:p>
    <w:p w14:paraId="442648A2" w14:textId="4A2A072E" w:rsidR="002A016C" w:rsidRPr="00E80984" w:rsidRDefault="002A016C" w:rsidP="00B917C0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DNA repair </w:t>
      </w:r>
      <w:r w:rsidR="000841C0">
        <w:rPr>
          <w:lang w:val="en-AU" w:eastAsia="zh-CN"/>
        </w:rPr>
        <w:t>pathways have</w:t>
      </w:r>
      <w:r w:rsidRPr="00E80984">
        <w:rPr>
          <w:lang w:val="en-AU" w:eastAsia="zh-CN"/>
        </w:rPr>
        <w:t xml:space="preserve"> important implication</w:t>
      </w:r>
      <w:r w:rsidR="008428EA" w:rsidRPr="00E80984">
        <w:rPr>
          <w:lang w:val="en-AU" w:eastAsia="zh-CN"/>
        </w:rPr>
        <w:t>s</w:t>
      </w:r>
      <w:r w:rsidRPr="00E80984">
        <w:rPr>
          <w:lang w:val="en-AU" w:eastAsia="zh-CN"/>
        </w:rPr>
        <w:t xml:space="preserve"> for</w:t>
      </w:r>
      <w:r w:rsidR="004644AF" w:rsidRPr="00E80984">
        <w:rPr>
          <w:lang w:val="en-AU" w:eastAsia="zh-CN"/>
        </w:rPr>
        <w:t xml:space="preserve"> radiation therapy and chemotherapy</w:t>
      </w:r>
      <w:r w:rsidR="00CE5588" w:rsidRPr="00E80984">
        <w:rPr>
          <w:lang w:val="en-AU" w:eastAsia="zh-CN"/>
        </w:rPr>
        <w:t>,</w:t>
      </w:r>
      <w:r w:rsidR="004644AF" w:rsidRPr="00E80984">
        <w:rPr>
          <w:lang w:val="en-AU" w:eastAsia="zh-CN"/>
        </w:rPr>
        <w:t xml:space="preserve"> as described above</w:t>
      </w:r>
      <w:r w:rsidRPr="00E80984">
        <w:rPr>
          <w:lang w:val="en-AU" w:eastAsia="zh-CN"/>
        </w:rPr>
        <w:t xml:space="preserve">. </w:t>
      </w:r>
      <w:r w:rsidR="00716063" w:rsidRPr="00E80984">
        <w:rPr>
          <w:lang w:val="en-AU" w:eastAsia="zh-CN"/>
        </w:rPr>
        <w:t>Moreover</w:t>
      </w:r>
      <w:r w:rsidR="00CB7D3B" w:rsidRPr="00E80984">
        <w:rPr>
          <w:lang w:val="en-AU" w:eastAsia="zh-CN"/>
        </w:rPr>
        <w:t>,</w:t>
      </w:r>
      <w:r w:rsidR="0011775D" w:rsidRPr="00E80984">
        <w:rPr>
          <w:lang w:val="en-AU" w:eastAsia="zh-CN"/>
        </w:rPr>
        <w:t xml:space="preserve"> </w:t>
      </w:r>
      <w:r w:rsidR="003E433B" w:rsidRPr="00E80984">
        <w:rPr>
          <w:rFonts w:hint="eastAsia"/>
          <w:lang w:val="en-AU" w:eastAsia="zh-CN"/>
        </w:rPr>
        <w:t xml:space="preserve">the </w:t>
      </w:r>
      <w:r w:rsidR="003E433B" w:rsidRPr="00E80984">
        <w:rPr>
          <w:lang w:val="en-AU" w:eastAsia="zh-CN"/>
        </w:rPr>
        <w:t>research of DNA repair</w:t>
      </w:r>
      <w:r w:rsidR="000841C0">
        <w:rPr>
          <w:lang w:val="en-AU" w:eastAsia="zh-CN"/>
        </w:rPr>
        <w:t xml:space="preserve"> pathways</w:t>
      </w:r>
      <w:r w:rsidR="003E433B" w:rsidRPr="00E80984">
        <w:rPr>
          <w:lang w:val="en-AU" w:eastAsia="zh-CN"/>
        </w:rPr>
        <w:t xml:space="preserve"> in breast cancer has gained more attention in recent years due to the </w:t>
      </w:r>
      <w:r w:rsidR="000841C0">
        <w:rPr>
          <w:lang w:val="en-AU" w:eastAsia="zh-CN"/>
        </w:rPr>
        <w:t>encouraging</w:t>
      </w:r>
      <w:r w:rsidR="003E433B" w:rsidRPr="00E80984">
        <w:rPr>
          <w:lang w:val="en-AU" w:eastAsia="zh-CN"/>
        </w:rPr>
        <w:t xml:space="preserve"> progress in </w:t>
      </w:r>
      <w:r w:rsidR="00623457">
        <w:rPr>
          <w:lang w:val="en-AU" w:eastAsia="zh-CN"/>
        </w:rPr>
        <w:t>the developments of</w:t>
      </w:r>
      <w:r w:rsidR="0011775D" w:rsidRPr="00E80984">
        <w:rPr>
          <w:lang w:val="en-AU" w:eastAsia="zh-CN"/>
        </w:rPr>
        <w:t xml:space="preserve"> SL-based targeted therapies</w:t>
      </w:r>
      <w:r w:rsidR="00716063" w:rsidRPr="00E80984">
        <w:rPr>
          <w:lang w:val="en-AU" w:eastAsia="zh-CN"/>
        </w:rPr>
        <w:t xml:space="preserve">. In the following </w:t>
      </w:r>
      <w:r w:rsidR="00AB4647" w:rsidRPr="00E80984">
        <w:rPr>
          <w:lang w:val="en-AU" w:eastAsia="zh-CN"/>
        </w:rPr>
        <w:t>section, I</w:t>
      </w:r>
      <w:r w:rsidR="00CB3BD7" w:rsidRPr="00E80984">
        <w:rPr>
          <w:lang w:val="en-AU" w:eastAsia="zh-CN"/>
        </w:rPr>
        <w:t xml:space="preserve"> brief</w:t>
      </w:r>
      <w:r w:rsidR="008416EA" w:rsidRPr="00E80984">
        <w:rPr>
          <w:lang w:val="en-AU" w:eastAsia="zh-CN"/>
        </w:rPr>
        <w:t>ly</w:t>
      </w:r>
      <w:r w:rsidR="00A270EC" w:rsidRPr="00E80984">
        <w:rPr>
          <w:lang w:val="en-AU" w:eastAsia="zh-CN"/>
        </w:rPr>
        <w:t xml:space="preserve"> </w:t>
      </w:r>
      <w:r w:rsidR="00F012FE" w:rsidRPr="00E80984">
        <w:rPr>
          <w:lang w:val="en-AU" w:eastAsia="zh-CN"/>
        </w:rPr>
        <w:t>discuss</w:t>
      </w:r>
      <w:r w:rsidR="00A270EC" w:rsidRPr="00E80984">
        <w:rPr>
          <w:lang w:val="en-AU" w:eastAsia="zh-CN"/>
        </w:rPr>
        <w:t xml:space="preserve"> the relevance of various DNA repair pathways in the context of </w:t>
      </w:r>
      <w:r w:rsidR="00701BD9" w:rsidRPr="00E80984">
        <w:rPr>
          <w:lang w:val="en-AU" w:eastAsia="zh-CN"/>
        </w:rPr>
        <w:t xml:space="preserve">different </w:t>
      </w:r>
      <w:r w:rsidR="00A270EC" w:rsidRPr="00E80984">
        <w:rPr>
          <w:lang w:val="en-AU" w:eastAsia="zh-CN"/>
        </w:rPr>
        <w:t>breast cancer therapies.</w:t>
      </w:r>
    </w:p>
    <w:p w14:paraId="63A34ACB" w14:textId="77777777" w:rsidR="00D437A6" w:rsidRPr="00E80984" w:rsidRDefault="00D437A6" w:rsidP="00B45332">
      <w:pPr>
        <w:pStyle w:val="ManuscriptHeading3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>DNA repair pathways and radiotherapy/chemotherapy response</w:t>
      </w:r>
    </w:p>
    <w:p w14:paraId="02E4B591" w14:textId="42A7A12F" w:rsidR="00091056" w:rsidRPr="00E80984" w:rsidRDefault="002F1B75" w:rsidP="00091056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/>
        </w:rPr>
        <w:t>The routinely used</w:t>
      </w:r>
      <w:r w:rsidR="00D437A6" w:rsidRPr="00E80984">
        <w:rPr>
          <w:lang w:val="en-AU"/>
        </w:rPr>
        <w:t xml:space="preserve"> </w:t>
      </w:r>
      <w:r w:rsidR="003D3491" w:rsidRPr="00E80984">
        <w:rPr>
          <w:lang w:val="en-AU"/>
        </w:rPr>
        <w:t xml:space="preserve">breast </w:t>
      </w:r>
      <w:r w:rsidR="00D437A6" w:rsidRPr="00E80984">
        <w:rPr>
          <w:lang w:val="en-AU" w:eastAsia="zh-CN"/>
        </w:rPr>
        <w:t xml:space="preserve">cancer </w:t>
      </w:r>
      <w:r w:rsidR="00D437A6" w:rsidRPr="00E80984">
        <w:rPr>
          <w:lang w:val="en-AU"/>
        </w:rPr>
        <w:t>therapy</w:t>
      </w:r>
      <w:r w:rsidRPr="00E80984">
        <w:rPr>
          <w:lang w:val="en-AU"/>
        </w:rPr>
        <w:t xml:space="preserve"> at the current stage </w:t>
      </w:r>
      <w:r w:rsidR="004243E8" w:rsidRPr="00E80984">
        <w:rPr>
          <w:lang w:val="en-AU"/>
        </w:rPr>
        <w:t>primarily</w:t>
      </w:r>
      <w:r w:rsidR="00D437A6" w:rsidRPr="00E80984">
        <w:rPr>
          <w:lang w:val="en-AU" w:eastAsia="zh-CN"/>
        </w:rPr>
        <w:t xml:space="preserve"> </w:t>
      </w:r>
      <w:r w:rsidR="003D3491" w:rsidRPr="00E80984">
        <w:rPr>
          <w:lang w:val="en-AU" w:eastAsia="zh-CN"/>
        </w:rPr>
        <w:t>involves</w:t>
      </w:r>
      <w:r w:rsidR="00D437A6" w:rsidRPr="00E80984">
        <w:rPr>
          <w:lang w:val="en-AU" w:eastAsia="zh-CN"/>
        </w:rPr>
        <w:t xml:space="preserve"> surgery in combination with </w:t>
      </w:r>
      <w:r w:rsidR="003D3491" w:rsidRPr="00E80984">
        <w:rPr>
          <w:lang w:val="en-AU" w:eastAsia="zh-CN"/>
        </w:rPr>
        <w:t xml:space="preserve">various DNA damaging agents, including </w:t>
      </w:r>
      <w:r w:rsidRPr="00E80984">
        <w:rPr>
          <w:lang w:val="en-AU"/>
        </w:rPr>
        <w:t>ionis</w:t>
      </w:r>
      <w:r w:rsidR="00D437A6" w:rsidRPr="00E80984">
        <w:rPr>
          <w:lang w:val="en-AU"/>
        </w:rPr>
        <w:t>ing radiation</w:t>
      </w:r>
      <w:r w:rsidR="00531B9B" w:rsidRPr="00E80984">
        <w:rPr>
          <w:lang w:val="en-AU" w:eastAsia="zh-CN"/>
        </w:rPr>
        <w:t>,</w:t>
      </w:r>
      <w:r w:rsidR="00D437A6" w:rsidRPr="00E80984">
        <w:rPr>
          <w:lang w:val="en-AU" w:eastAsia="zh-CN"/>
        </w:rPr>
        <w:t xml:space="preserve"> </w:t>
      </w:r>
      <w:r w:rsidR="00531B9B" w:rsidRPr="00E80984">
        <w:rPr>
          <w:lang w:val="en-AU" w:eastAsia="zh-CN"/>
        </w:rPr>
        <w:t xml:space="preserve">platinum-based </w:t>
      </w:r>
      <w:r w:rsidR="00C035AE" w:rsidRPr="00E80984">
        <w:rPr>
          <w:lang w:val="en-AU" w:eastAsia="zh-CN"/>
        </w:rPr>
        <w:t>drugs</w:t>
      </w:r>
      <w:r w:rsidR="00531B9B" w:rsidRPr="00E80984">
        <w:rPr>
          <w:lang w:val="en-AU" w:eastAsia="zh-CN"/>
        </w:rPr>
        <w:t xml:space="preserve">, </w:t>
      </w:r>
      <w:proofErr w:type="spellStart"/>
      <w:r w:rsidR="00531B9B" w:rsidRPr="00E80984">
        <w:rPr>
          <w:lang w:val="en-AU" w:eastAsia="zh-CN"/>
        </w:rPr>
        <w:t>anthracycline</w:t>
      </w:r>
      <w:proofErr w:type="spellEnd"/>
      <w:r w:rsidR="00531B9B" w:rsidRPr="00E80984">
        <w:rPr>
          <w:lang w:val="en-AU" w:eastAsia="zh-CN"/>
        </w:rPr>
        <w:t xml:space="preserve"> and </w:t>
      </w:r>
      <w:proofErr w:type="spellStart"/>
      <w:r w:rsidR="00531B9B" w:rsidRPr="00E80984">
        <w:rPr>
          <w:lang w:val="en-AU" w:eastAsia="zh-CN"/>
        </w:rPr>
        <w:t>taxane</w:t>
      </w:r>
      <w:proofErr w:type="spellEnd"/>
      <w:r w:rsidR="00531B9B" w:rsidRPr="00E80984">
        <w:rPr>
          <w:lang w:val="en-AU" w:eastAsia="zh-CN"/>
        </w:rPr>
        <w:t xml:space="preserve">. </w:t>
      </w:r>
      <w:r w:rsidRPr="00E80984">
        <w:rPr>
          <w:lang w:val="en-AU" w:eastAsia="zh-CN"/>
        </w:rPr>
        <w:t>Ionising radiation induces</w:t>
      </w:r>
      <w:r w:rsidR="005044D1" w:rsidRPr="00E80984">
        <w:rPr>
          <w:lang w:val="en-AU" w:eastAsia="zh-CN"/>
        </w:rPr>
        <w:t xml:space="preserve"> SSBs</w:t>
      </w:r>
      <w:r w:rsidRPr="00E80984">
        <w:rPr>
          <w:lang w:val="en-AU" w:eastAsia="zh-CN"/>
        </w:rPr>
        <w:t xml:space="preserve">, </w:t>
      </w:r>
      <w:r w:rsidR="005A1FC3" w:rsidRPr="00E80984">
        <w:rPr>
          <w:lang w:val="en-AU" w:eastAsia="zh-CN"/>
        </w:rPr>
        <w:t>DSBs</w:t>
      </w:r>
      <w:r w:rsidRPr="00E80984">
        <w:rPr>
          <w:lang w:val="en-AU" w:eastAsia="zh-CN"/>
        </w:rPr>
        <w:t xml:space="preserve"> and oxidised bases. </w:t>
      </w:r>
      <w:r w:rsidR="005A1FC3" w:rsidRPr="00E80984">
        <w:rPr>
          <w:lang w:val="en-AU" w:eastAsia="zh-CN"/>
        </w:rPr>
        <w:t>The primary component of p</w:t>
      </w:r>
      <w:r w:rsidR="0092494E" w:rsidRPr="00E80984">
        <w:rPr>
          <w:lang w:val="en-AU" w:eastAsia="zh-CN"/>
        </w:rPr>
        <w:t xml:space="preserve">latinum-based </w:t>
      </w:r>
      <w:r w:rsidR="00C035AE" w:rsidRPr="00E80984">
        <w:rPr>
          <w:lang w:val="en-AU" w:eastAsia="zh-CN"/>
        </w:rPr>
        <w:lastRenderedPageBreak/>
        <w:t>drugs</w:t>
      </w:r>
      <w:r w:rsidR="0092494E" w:rsidRPr="00E80984">
        <w:rPr>
          <w:lang w:val="en-AU" w:eastAsia="zh-CN"/>
        </w:rPr>
        <w:t xml:space="preserve"> </w:t>
      </w:r>
      <w:r w:rsidR="005A1FC3" w:rsidRPr="00E80984">
        <w:rPr>
          <w:lang w:val="en-AU" w:eastAsia="zh-CN"/>
        </w:rPr>
        <w:t>is</w:t>
      </w:r>
      <w:r w:rsidR="006A5A0E" w:rsidRPr="00E80984">
        <w:rPr>
          <w:lang w:val="en-AU" w:eastAsia="zh-CN"/>
        </w:rPr>
        <w:t xml:space="preserve"> </w:t>
      </w:r>
      <w:r w:rsidR="005A1FC3" w:rsidRPr="00E80984">
        <w:rPr>
          <w:lang w:val="en-AU" w:eastAsia="zh-CN"/>
        </w:rPr>
        <w:t>alkylating compound</w:t>
      </w:r>
      <w:r w:rsidR="0092494E" w:rsidRPr="00E80984">
        <w:rPr>
          <w:lang w:val="en-AU" w:eastAsia="zh-CN"/>
        </w:rPr>
        <w:t xml:space="preserve"> that cause</w:t>
      </w:r>
      <w:r w:rsidR="005A1FC3" w:rsidRPr="00E80984">
        <w:rPr>
          <w:lang w:val="en-AU" w:eastAsia="zh-CN"/>
        </w:rPr>
        <w:t>s</w:t>
      </w:r>
      <w:r w:rsidR="0092494E" w:rsidRPr="00E80984">
        <w:rPr>
          <w:lang w:val="en-AU" w:eastAsia="zh-CN"/>
        </w:rPr>
        <w:t xml:space="preserve"> intra</w:t>
      </w:r>
      <w:r w:rsidR="00DA6C6D" w:rsidRPr="00E80984">
        <w:rPr>
          <w:lang w:val="en-AU" w:eastAsia="zh-CN"/>
        </w:rPr>
        <w:t xml:space="preserve">- and </w:t>
      </w:r>
      <w:r w:rsidR="0092494E" w:rsidRPr="00E80984">
        <w:rPr>
          <w:lang w:val="en-AU" w:eastAsia="zh-CN"/>
        </w:rPr>
        <w:t>inter</w:t>
      </w:r>
      <w:r w:rsidR="00DA6C6D" w:rsidRPr="00E80984">
        <w:rPr>
          <w:lang w:val="en-AU" w:eastAsia="zh-CN"/>
        </w:rPr>
        <w:t>-</w:t>
      </w:r>
      <w:r w:rsidR="0092494E" w:rsidRPr="00E80984">
        <w:rPr>
          <w:lang w:val="en-AU" w:eastAsia="zh-CN"/>
        </w:rPr>
        <w:t xml:space="preserve">strand crosslinks. </w:t>
      </w:r>
      <w:proofErr w:type="spellStart"/>
      <w:r w:rsidR="00B15E7D" w:rsidRPr="00E80984">
        <w:rPr>
          <w:lang w:val="en-AU" w:eastAsia="zh-CN"/>
        </w:rPr>
        <w:t>Anthracycline</w:t>
      </w:r>
      <w:proofErr w:type="spellEnd"/>
      <w:r w:rsidR="00B15E7D" w:rsidRPr="00E80984">
        <w:rPr>
          <w:lang w:val="en-AU" w:eastAsia="zh-CN"/>
        </w:rPr>
        <w:t xml:space="preserve"> is a class of drugs that mainly function as</w:t>
      </w:r>
      <w:r w:rsidR="0092494E" w:rsidRPr="00E80984">
        <w:rPr>
          <w:lang w:val="en-AU" w:eastAsia="zh-CN"/>
        </w:rPr>
        <w:t xml:space="preserve"> topoisomerase II inhibitors</w:t>
      </w:r>
      <w:r w:rsidR="00BA0C5C">
        <w:rPr>
          <w:lang w:val="en-AU" w:eastAsia="zh-CN"/>
        </w:rPr>
        <w:t>,</w:t>
      </w:r>
      <w:r w:rsidR="00B15E7D" w:rsidRPr="00E80984">
        <w:rPr>
          <w:lang w:val="en-AU" w:eastAsia="zh-CN"/>
        </w:rPr>
        <w:t xml:space="preserve"> </w:t>
      </w:r>
      <w:r w:rsidR="005A1FC3" w:rsidRPr="00E80984">
        <w:rPr>
          <w:lang w:val="en-AU" w:eastAsia="zh-CN"/>
        </w:rPr>
        <w:t>giving rise to DSBs</w:t>
      </w:r>
      <w:r w:rsidR="00B15E7D" w:rsidRPr="00E80984">
        <w:rPr>
          <w:lang w:val="en-AU" w:eastAsia="zh-CN"/>
        </w:rPr>
        <w:t>.</w:t>
      </w:r>
      <w:r w:rsidR="005A1FC3" w:rsidRPr="00E80984">
        <w:rPr>
          <w:lang w:val="en-AU" w:eastAsia="zh-CN"/>
        </w:rPr>
        <w:t xml:space="preserve"> </w:t>
      </w:r>
      <w:proofErr w:type="spellStart"/>
      <w:r w:rsidR="005C7FA8" w:rsidRPr="00E80984">
        <w:rPr>
          <w:lang w:val="en-AU" w:eastAsia="zh-CN"/>
        </w:rPr>
        <w:t>Taxane</w:t>
      </w:r>
      <w:proofErr w:type="spellEnd"/>
      <w:r w:rsidR="005C7FA8" w:rsidRPr="00E80984">
        <w:rPr>
          <w:lang w:val="en-AU" w:eastAsia="zh-CN"/>
        </w:rPr>
        <w:t xml:space="preserve"> agents</w:t>
      </w:r>
      <w:r w:rsidR="0092494E" w:rsidRPr="00E80984">
        <w:rPr>
          <w:lang w:val="en-AU" w:eastAsia="zh-CN"/>
        </w:rPr>
        <w:t xml:space="preserve"> are mitotic inhibitors</w:t>
      </w:r>
      <w:r w:rsidR="00C035AE" w:rsidRPr="00E80984">
        <w:rPr>
          <w:lang w:val="en-AU" w:eastAsia="zh-CN"/>
        </w:rPr>
        <w:t xml:space="preserve"> that disrupt the process of mitotic cell division</w:t>
      </w:r>
      <w:r w:rsidR="00D82BA7" w:rsidRPr="00E80984">
        <w:rPr>
          <w:lang w:val="en-AU" w:eastAsia="zh-CN"/>
        </w:rPr>
        <w:t xml:space="preserve"> </w:t>
      </w:r>
      <w:r w:rsidR="00D82BA7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03942844-4A43-45DB-A91D-9FC601331D62&lt;/uuid&gt;&lt;priority&gt;53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publication&gt;&lt;volume&gt;2&lt;/volume&gt;&lt;publication_date&gt;99201100001200000000200000&lt;/publication_date&gt;&lt;number&gt;9&lt;/number&gt;&lt;doi&gt;10.5306/wjco.v2.i9.329&lt;/doi&gt;&lt;startpage&gt;329&lt;/startpage&gt;&lt;title&gt;DNA damage and breast cancer&lt;/title&gt;&lt;uuid&gt;D40FA371-1E25-4757-951D-D6E4F82F9387&lt;/uuid&gt;&lt;subtype&gt;400&lt;/subtype&gt;&lt;type&gt;400&lt;/type&gt;&lt;citekey&gt;Davis:2011fz&lt;/citekey&gt;&lt;url&gt;http://www.wjgnet.com/2218-4333/full/v2/i9/329.htm&lt;/url&gt;&lt;bundle&gt;&lt;publication&gt;&lt;title&gt;World Journal of Clinical Oncology&lt;/title&gt;&lt;type&gt;-100&lt;/type&gt;&lt;subtype&gt;-100&lt;/subtype&gt;&lt;uuid&gt;1AC10BFE-DC6C-4ED8-81A1-5B81EFB40963&lt;/uuid&gt;&lt;/publication&gt;&lt;/bundle&gt;&lt;authors&gt;&lt;author&gt;&lt;firstName&gt;Jennifer&lt;/firstName&gt;&lt;middleNames&gt;D&lt;/middleNames&gt;&lt;lastName&gt;Davis&lt;/lastName&gt;&lt;/author&gt;&lt;/authors&gt;&lt;/publication&gt;&lt;/publications&gt;&lt;cites&gt;&lt;/cites&gt;&lt;/citation&gt;</w:instrText>
      </w:r>
      <w:r w:rsidR="00D82BA7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(9, 10)</w:t>
      </w:r>
      <w:r w:rsidR="00D82BA7" w:rsidRPr="00E80984">
        <w:rPr>
          <w:lang w:val="en-AU" w:eastAsia="zh-CN"/>
        </w:rPr>
        <w:fldChar w:fldCharType="end"/>
      </w:r>
      <w:r w:rsidR="0092494E" w:rsidRPr="00E80984">
        <w:rPr>
          <w:lang w:val="en-AU" w:eastAsia="zh-CN"/>
        </w:rPr>
        <w:t>.</w:t>
      </w:r>
    </w:p>
    <w:p w14:paraId="5E18C0C0" w14:textId="22962E2C" w:rsidR="0059469E" w:rsidRPr="00E80984" w:rsidRDefault="00235458" w:rsidP="0059469E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>B</w:t>
      </w:r>
      <w:r w:rsidR="002A016C" w:rsidRPr="00E80984">
        <w:rPr>
          <w:lang w:val="en-AU" w:eastAsia="zh-CN"/>
        </w:rPr>
        <w:t>reast tumours s</w:t>
      </w:r>
      <w:r w:rsidR="00D26BAB" w:rsidRPr="00E80984">
        <w:rPr>
          <w:lang w:val="en-AU" w:eastAsia="zh-CN"/>
        </w:rPr>
        <w:t>howed subtype-specific response</w:t>
      </w:r>
      <w:r w:rsidRPr="00E80984">
        <w:rPr>
          <w:lang w:val="en-AU" w:eastAsia="zh-CN"/>
        </w:rPr>
        <w:t xml:space="preserve"> </w:t>
      </w:r>
      <w:r w:rsidR="00E8344F" w:rsidRPr="00E80984">
        <w:rPr>
          <w:lang w:val="en-AU" w:eastAsia="zh-CN"/>
        </w:rPr>
        <w:t xml:space="preserve">to </w:t>
      </w:r>
      <w:r w:rsidRPr="00E80984">
        <w:rPr>
          <w:lang w:val="en-AU" w:eastAsia="zh-CN"/>
        </w:rPr>
        <w:t>DNA-damaging agents</w:t>
      </w:r>
      <w:r w:rsidR="00FB282F" w:rsidRPr="00E80984">
        <w:rPr>
          <w:lang w:val="en-AU" w:eastAsia="zh-CN"/>
        </w:rPr>
        <w:t>,</w:t>
      </w:r>
      <w:r w:rsidR="00585860" w:rsidRPr="00E80984">
        <w:rPr>
          <w:lang w:val="en-AU" w:eastAsia="zh-CN"/>
        </w:rPr>
        <w:t xml:space="preserve"> although in most cases the underlying </w:t>
      </w:r>
      <w:r w:rsidR="00FB282F" w:rsidRPr="00E80984">
        <w:rPr>
          <w:lang w:val="en-AU" w:eastAsia="zh-CN"/>
        </w:rPr>
        <w:t>mechanisms are</w:t>
      </w:r>
      <w:r w:rsidR="00585860" w:rsidRPr="00E80984">
        <w:rPr>
          <w:lang w:val="en-AU" w:eastAsia="zh-CN"/>
        </w:rPr>
        <w:t xml:space="preserve"> </w:t>
      </w:r>
      <w:r w:rsidR="00723AA0" w:rsidRPr="00E80984">
        <w:rPr>
          <w:lang w:val="en-AU" w:eastAsia="zh-CN"/>
        </w:rPr>
        <w:t>not completely understood</w:t>
      </w:r>
      <w:r w:rsidR="00205DDD" w:rsidRPr="00E80984">
        <w:rPr>
          <w:lang w:val="en-AU" w:eastAsia="zh-CN"/>
        </w:rPr>
        <w:t xml:space="preserve"> </w:t>
      </w:r>
      <w:r w:rsidR="00585860" w:rsidRPr="00E80984">
        <w:rPr>
          <w:lang w:val="en-AU" w:eastAsia="zh-CN"/>
        </w:rPr>
        <w:t>and substantial exceptions still exist</w:t>
      </w:r>
      <w:r w:rsidR="00D26BAB" w:rsidRPr="00E80984">
        <w:rPr>
          <w:lang w:val="en-AU" w:eastAsia="zh-CN"/>
        </w:rPr>
        <w:t>.</w:t>
      </w:r>
      <w:r w:rsidRPr="00E80984">
        <w:rPr>
          <w:lang w:val="en-AU" w:eastAsia="zh-CN"/>
        </w:rPr>
        <w:t xml:space="preserve"> </w:t>
      </w:r>
      <w:r w:rsidR="006559BA" w:rsidRPr="00E80984">
        <w:rPr>
          <w:lang w:val="en-AU" w:eastAsia="zh-CN"/>
        </w:rPr>
        <w:t xml:space="preserve">For example, </w:t>
      </w:r>
      <w:r w:rsidR="0053516D" w:rsidRPr="00E80984">
        <w:rPr>
          <w:lang w:val="en-AU" w:eastAsia="zh-CN"/>
        </w:rPr>
        <w:t>basal-like tumours</w:t>
      </w:r>
      <w:r w:rsidR="00F012FE" w:rsidRPr="00E80984">
        <w:rPr>
          <w:lang w:val="en-AU" w:eastAsia="zh-CN"/>
        </w:rPr>
        <w:t xml:space="preserve"> normally exhibit hypersensitivity to platinum-based drugs such as </w:t>
      </w:r>
      <w:proofErr w:type="spellStart"/>
      <w:r w:rsidR="00F012FE" w:rsidRPr="00E80984">
        <w:rPr>
          <w:lang w:val="en-AU" w:eastAsia="zh-CN"/>
        </w:rPr>
        <w:t>cisplatin</w:t>
      </w:r>
      <w:proofErr w:type="spellEnd"/>
      <w:r w:rsidR="00F012FE" w:rsidRPr="00E80984">
        <w:rPr>
          <w:lang w:val="en-AU" w:eastAsia="zh-CN"/>
        </w:rPr>
        <w:t>, which is generally believed to be the consequence of HR deficiency</w:t>
      </w:r>
      <w:r w:rsidR="00F406DF" w:rsidRPr="00E80984">
        <w:rPr>
          <w:lang w:val="en-AU" w:eastAsia="zh-CN"/>
        </w:rPr>
        <w:t xml:space="preserve"> </w:t>
      </w:r>
      <w:r w:rsidR="00F406DF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C4EB0A2D-D964-4438-8B2A-A21506108686&lt;/uuid&gt;&lt;priority&gt;54&lt;/priority&gt;&lt;publications&gt;&lt;publication&gt;&lt;uuid&gt;CA9F857A-0A6D-4123-9EA5-EDDB4CBED811&lt;/uuid&gt;&lt;volume&gt;115&lt;/volume&gt;&lt;accepted_date&gt;99200806201200000000222000&lt;/accepted_date&gt;&lt;doi&gt;10.1007/s10549-008-0128-9&lt;/doi&gt;&lt;startpage&gt;359&lt;/startpage&gt;&lt;publication_date&gt;99200905001200000000220000&lt;/publication_date&gt;&lt;url&gt;http://eutils.ncbi.nlm.nih.gov/entrez/eutils/elink.fcgi?dbfrom=pubmed&amp;amp;id=18649131&amp;amp;retmode=ref&amp;amp;cmd=prlinks&lt;/url&gt;&lt;type&gt;400&lt;/type&gt;&lt;title&gt;Response to neoadjuvant therapy with cisplatin in BRCA1-positive breast cancer patients.&lt;/title&gt;&lt;submission_date&gt;99200806201200000000222000&lt;/submission_date&gt;&lt;number&gt;2&lt;/number&gt;&lt;institution&gt;Pomeranian Medical University, Szczecin, Poland.&lt;/institution&gt;&lt;subtype&gt;400&lt;/subtype&gt;&lt;endpage&gt;363&lt;/endpage&gt;&lt;bundle&gt;&lt;publication&gt;&lt;title&gt;Breast Cancer Research and Treatment&lt;/title&gt;&lt;type&gt;-100&lt;/type&gt;&lt;subtype&gt;-100&lt;/subtype&gt;&lt;uuid&gt;A3029F91-6D54-4B62-9940-057CA0AB4461&lt;/uuid&gt;&lt;/publication&gt;&lt;/bundle&gt;&lt;authors&gt;&lt;author&gt;&lt;firstName&gt;T&lt;/firstName&gt;&lt;lastName&gt;Byrski&lt;/lastName&gt;&lt;/author&gt;&lt;author&gt;&lt;firstName&gt;T&lt;/firstName&gt;&lt;lastName&gt;Huzarski&lt;/lastName&gt;&lt;/author&gt;&lt;author&gt;&lt;firstName&gt;R&lt;/firstName&gt;&lt;lastName&gt;Dent&lt;/lastName&gt;&lt;/author&gt;&lt;author&gt;&lt;firstName&gt;J&lt;/firstName&gt;&lt;lastName&gt;Gronwald&lt;/lastName&gt;&lt;/author&gt;&lt;author&gt;&lt;firstName&gt;D&lt;/firstName&gt;&lt;lastName&gt;Zuziak&lt;/lastName&gt;&lt;/author&gt;&lt;author&gt;&lt;firstName&gt;C&lt;/firstName&gt;&lt;lastName&gt;Cybulski&lt;/lastName&gt;&lt;/author&gt;&lt;author&gt;&lt;firstName&gt;J&lt;/firstName&gt;&lt;lastName&gt;Kladny&lt;/lastName&gt;&lt;/author&gt;&lt;author&gt;&lt;firstName&gt;B&lt;/firstName&gt;&lt;lastName&gt;Gorski&lt;/lastName&gt;&lt;/author&gt;&lt;author&gt;&lt;firstName&gt;J&lt;/firstName&gt;&lt;lastName&gt;Lubinski&lt;/lastName&gt;&lt;/author&gt;&lt;author&gt;&lt;firstName&gt;S&lt;/firstName&gt;&lt;middleNames&gt;A&lt;/middleNames&gt;&lt;lastName&gt;Narod&lt;/lastName&gt;&lt;/author&gt;&lt;/authors&gt;&lt;/publication&gt;&lt;/publications&gt;&lt;cites&gt;&lt;/cites&gt;&lt;/citation&gt;</w:instrText>
      </w:r>
      <w:r w:rsidR="00F406DF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(43)</w:t>
      </w:r>
      <w:r w:rsidR="00F406DF" w:rsidRPr="00E80984">
        <w:rPr>
          <w:lang w:val="en-AU" w:eastAsia="zh-CN"/>
        </w:rPr>
        <w:fldChar w:fldCharType="end"/>
      </w:r>
      <w:r w:rsidR="00F012FE" w:rsidRPr="00E80984">
        <w:rPr>
          <w:lang w:val="en-AU" w:eastAsia="zh-CN"/>
        </w:rPr>
        <w:t>.</w:t>
      </w:r>
      <w:r w:rsidR="0053516D" w:rsidRPr="00E80984">
        <w:rPr>
          <w:lang w:val="en-AU" w:eastAsia="zh-CN"/>
        </w:rPr>
        <w:t xml:space="preserve"> As another example, </w:t>
      </w:r>
      <w:r w:rsidR="00764DDC" w:rsidRPr="00E80984">
        <w:rPr>
          <w:lang w:val="en-AU" w:eastAsia="zh-CN"/>
        </w:rPr>
        <w:t xml:space="preserve">HER2-enriched tumours are </w:t>
      </w:r>
      <w:r w:rsidR="00CE4557" w:rsidRPr="00E80984">
        <w:rPr>
          <w:lang w:val="en-AU" w:eastAsia="zh-CN"/>
        </w:rPr>
        <w:t>frequently</w:t>
      </w:r>
      <w:r w:rsidR="009012B8" w:rsidRPr="00E80984">
        <w:rPr>
          <w:lang w:val="en-AU" w:eastAsia="zh-CN"/>
        </w:rPr>
        <w:t xml:space="preserve"> </w:t>
      </w:r>
      <w:r w:rsidR="00764DDC" w:rsidRPr="00E80984">
        <w:rPr>
          <w:lang w:val="en-AU" w:eastAsia="zh-CN"/>
        </w:rPr>
        <w:t xml:space="preserve">sensitive to </w:t>
      </w:r>
      <w:proofErr w:type="spellStart"/>
      <w:r w:rsidR="00764DDC" w:rsidRPr="00E80984">
        <w:rPr>
          <w:lang w:val="en-AU" w:eastAsia="zh-CN"/>
        </w:rPr>
        <w:t>anthracycline</w:t>
      </w:r>
      <w:proofErr w:type="spellEnd"/>
      <w:r w:rsidR="00D11050" w:rsidRPr="00E80984">
        <w:rPr>
          <w:lang w:val="en-AU" w:eastAsia="zh-CN"/>
        </w:rPr>
        <w:t xml:space="preserve"> and </w:t>
      </w:r>
      <w:proofErr w:type="spellStart"/>
      <w:r w:rsidR="00D11050" w:rsidRPr="00E80984">
        <w:rPr>
          <w:lang w:val="en-AU" w:eastAsia="zh-CN"/>
        </w:rPr>
        <w:t>taxane</w:t>
      </w:r>
      <w:proofErr w:type="spellEnd"/>
      <w:r w:rsidR="00764DDC" w:rsidRPr="00E80984">
        <w:rPr>
          <w:lang w:val="en-AU" w:eastAsia="zh-CN"/>
        </w:rPr>
        <w:t>, but not to platinum-based drugs</w:t>
      </w:r>
      <w:r w:rsidR="00D11050" w:rsidRPr="00E80984">
        <w:rPr>
          <w:lang w:val="en-AU" w:eastAsia="zh-CN"/>
        </w:rPr>
        <w:t xml:space="preserve"> </w:t>
      </w:r>
      <w:r w:rsidR="00DA6C6D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47F5B1AB-5E49-4B99-A63C-79681F61DD70&lt;/uuid&gt;&lt;priority&gt;55&lt;/priority&gt;&lt;publications&gt;&lt;publication&gt;&lt;uuid&gt;986E4B5A-36E3-4A0A-B815-941D97FD3FBC&lt;/uuid&gt;&lt;volume&gt;100&lt;/volume&gt;&lt;doi&gt;10.1093/jnci/djm252&lt;/doi&gt;&lt;startpage&gt;14&lt;/startpage&gt;&lt;publication_date&gt;99200801021200000000222000&lt;/publication_date&gt;&lt;url&gt;http://eutils.ncbi.nlm.nih.gov/entrez/eutils/elink.fcgi?dbfrom=pubmed&amp;amp;id=18159072&amp;amp;retmode=ref&amp;amp;cmd=prlinks&lt;/url&gt;&lt;type&gt;400&lt;/type&gt;&lt;title&gt;HER2 status and efficacy of adjuvant anthracyclines in early breast cancer: a pooled analysis of randomized trials.&lt;/title&gt;&lt;institution&gt;National Cancer Research Institute, Largo Rosanna Benzi, 10 16132 Genoa, Italy. alessandra.gennari@istge.it&lt;/institution&gt;&lt;number&gt;1&lt;/number&gt;&lt;subtype&gt;400&lt;/subtype&gt;&lt;endpage&gt;20&lt;/endpage&gt;&lt;bundle&gt;&lt;publication&gt;&lt;title&gt;Journal of the National Cancer Institute&lt;/title&gt;&lt;type&gt;-100&lt;/type&gt;&lt;subtype&gt;-100&lt;/subtype&gt;&lt;uuid&gt;77BC3B30-130A-4DA3-A79B-6C4045735884&lt;/uuid&gt;&lt;/publication&gt;&lt;/bundle&gt;&lt;authors&gt;&lt;author&gt;&lt;firstName&gt;Alessandra&lt;/firstName&gt;&lt;lastName&gt;Gennari&lt;/lastName&gt;&lt;/author&gt;&lt;author&gt;&lt;firstName&gt;Maria&lt;/firstName&gt;&lt;middleNames&gt;Pia&lt;/middleNames&gt;&lt;lastName&gt;Sormani&lt;/lastName&gt;&lt;/author&gt;&lt;author&gt;&lt;firstName&gt;Paolo&lt;/firstName&gt;&lt;lastName&gt;Pronzato&lt;/lastName&gt;&lt;/author&gt;&lt;author&gt;&lt;firstName&gt;Matteo&lt;/firstName&gt;&lt;lastName&gt;Puntoni&lt;/lastName&gt;&lt;/author&gt;&lt;author&gt;&lt;firstName&gt;Mariantonietta&lt;/firstName&gt;&lt;lastName&gt;Colozza&lt;/lastName&gt;&lt;/author&gt;&lt;author&gt;&lt;firstName&gt;Ulrich&lt;/firstName&gt;&lt;lastName&gt;Pfeffer&lt;/lastName&gt;&lt;/author&gt;&lt;author&gt;&lt;firstName&gt;Paolo&lt;/firstName&gt;&lt;lastName&gt;Bruzzi&lt;/lastName&gt;&lt;/author&gt;&lt;/authors&gt;&lt;/publication&gt;&lt;publication&gt;&lt;uuid&gt;7032DA4E-61AA-4E55-BECC-6972BD6E6610&lt;/uuid&gt;&lt;volume&gt;357&lt;/volume&gt;&lt;doi&gt;10.1056/NEJMoa071167&lt;/doi&gt;&lt;startpage&gt;1496&lt;/startpage&gt;&lt;publication_date&gt;99200710111200000000222000&lt;/publication_date&gt;&lt;url&gt;http://eutils.ncbi.nlm.nih.gov/entrez/eutils/elink.fcgi?dbfrom=pubmed&amp;amp;id=17928597&amp;amp;retmode=ref&amp;amp;cmd=prlinks&lt;/url&gt;&lt;type&gt;400&lt;/type&gt;&lt;title&gt;HER2 and response to paclitaxel in node-positive breast cancer.&lt;/title&gt;&lt;institution&gt;Breast Oncology Program,University of Michigan Comprehensive Cancer Center, Ann Arbor 48109, USA. hayesdf@umich.edu&lt;/institution&gt;&lt;number&gt;15&lt;/number&gt;&lt;subtype&gt;400&lt;/subtype&gt;&lt;endpage&gt;1506&lt;/endpage&gt;&lt;bundle&gt;&lt;publication&gt;&lt;title&gt;The New England journal of medicine&lt;/title&gt;&lt;type&gt;-100&lt;/type&gt;&lt;subtype&gt;-100&lt;/subtype&gt;&lt;uuid&gt;C34FD83A-410C-4AE7-A6F3-34671A54F3FC&lt;/uuid&gt;&lt;/publication&gt;&lt;/bundle&gt;&lt;authors&gt;&lt;author&gt;&lt;firstName&gt;Daniel&lt;/firstName&gt;&lt;middleNames&gt;F&lt;/middleNames&gt;&lt;lastName&gt;Hayes&lt;/lastName&gt;&lt;/author&gt;&lt;author&gt;&lt;firstName&gt;Ann&lt;/firstName&gt;&lt;middleNames&gt;D&lt;/middleNames&gt;&lt;lastName&gt;Thor&lt;/lastName&gt;&lt;/author&gt;&lt;author&gt;&lt;firstName&gt;Lynn&lt;/firstName&gt;&lt;middleNames&gt;G&lt;/middleNames&gt;&lt;lastName&gt;Dressler&lt;/lastName&gt;&lt;/author&gt;&lt;author&gt;&lt;firstName&gt;Donald&lt;/firstName&gt;&lt;lastName&gt;Weaver&lt;/lastName&gt;&lt;/author&gt;&lt;author&gt;&lt;firstName&gt;Susan&lt;/firstName&gt;&lt;lastName&gt;Edgerton&lt;/lastName&gt;&lt;/author&gt;&lt;author&gt;&lt;firstName&gt;David&lt;/firstName&gt;&lt;lastName&gt;Cowan&lt;/lastName&gt;&lt;/author&gt;&lt;author&gt;&lt;firstName&gt;Gloria&lt;/firstName&gt;&lt;lastName&gt;Broadwater&lt;/lastName&gt;&lt;/author&gt;&lt;author&gt;&lt;firstName&gt;Lori&lt;/firstName&gt;&lt;middleNames&gt;J&lt;/middleNames&gt;&lt;lastName&gt;Goldstein&lt;/lastName&gt;&lt;/author&gt;&lt;author&gt;&lt;firstName&gt;Silvana&lt;/firstName&gt;&lt;lastName&gt;Martino&lt;/lastName&gt;&lt;/author&gt;&lt;author&gt;&lt;firstName&gt;James&lt;/firstName&gt;&lt;middleNames&gt;N&lt;/middleNames&gt;&lt;lastName&gt;Ingle&lt;/lastName&gt;&lt;/author&gt;&lt;author&gt;&lt;firstName&gt;I&lt;/firstName&gt;&lt;middleNames&gt;Craig&lt;/middleNames&gt;&lt;lastName&gt;Henderson&lt;/lastName&gt;&lt;/author&gt;&lt;author&gt;&lt;firstName&gt;Larry&lt;/firstName&gt;&lt;lastName&gt;Norton&lt;/lastName&gt;&lt;/author&gt;&lt;author&gt;&lt;firstName&gt;Eric&lt;/firstName&gt;&lt;middleNames&gt;P&lt;/middleNames&gt;&lt;lastName&gt;Winer&lt;/lastName&gt;&lt;/author&gt;&lt;author&gt;&lt;firstName&gt;Clifford&lt;/firstName&gt;&lt;middleNames&gt;A&lt;/middleNames&gt;&lt;lastName&gt;Hudis&lt;/lastName&gt;&lt;/author&gt;&lt;author&gt;&lt;firstName&gt;Matthew&lt;/firstName&gt;&lt;middleNames&gt;J&lt;/middleNames&gt;&lt;lastName&gt;Ellis&lt;/lastName&gt;&lt;/author&gt;&lt;author&gt;&lt;firstName&gt;Donald&lt;/firstName&gt;&lt;middleNames&gt;A&lt;/middleNames&gt;&lt;lastName&gt;Berry&lt;/lastName&gt;&lt;/author&gt;&lt;author&gt;&lt;lastName&gt;Cancer and Leukemia Group B (CALGB) Investigators&lt;/lastName&gt;&lt;/author&gt;&lt;/authors&gt;&lt;/publication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/publications&gt;&lt;cites&gt;&lt;/cites&gt;&lt;/citation&gt;</w:instrText>
      </w:r>
      <w:r w:rsidR="00DA6C6D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(9, 44, 45)</w:t>
      </w:r>
      <w:r w:rsidR="00DA6C6D" w:rsidRPr="00E80984">
        <w:rPr>
          <w:lang w:val="en-AU" w:eastAsia="zh-CN"/>
        </w:rPr>
        <w:fldChar w:fldCharType="end"/>
      </w:r>
      <w:r w:rsidR="00764DDC" w:rsidRPr="00E80984">
        <w:rPr>
          <w:lang w:val="en-AU" w:eastAsia="zh-CN"/>
        </w:rPr>
        <w:t xml:space="preserve">. </w:t>
      </w:r>
      <w:r w:rsidR="00EF25FD" w:rsidRPr="00E80984">
        <w:rPr>
          <w:lang w:val="en-AU" w:eastAsia="zh-CN"/>
        </w:rPr>
        <w:t xml:space="preserve">The underlying mechanisms of these observations are not </w:t>
      </w:r>
      <w:r w:rsidR="00723AA0" w:rsidRPr="00E80984">
        <w:rPr>
          <w:lang w:val="en-AU" w:eastAsia="zh-CN"/>
        </w:rPr>
        <w:t>clear so far</w:t>
      </w:r>
      <w:r w:rsidR="00EF25FD" w:rsidRPr="00E80984">
        <w:rPr>
          <w:lang w:val="en-AU" w:eastAsia="zh-CN"/>
        </w:rPr>
        <w:t xml:space="preserve">, </w:t>
      </w:r>
      <w:r w:rsidR="00FB5C13" w:rsidRPr="00E80984">
        <w:rPr>
          <w:lang w:val="en-AU" w:eastAsia="zh-CN"/>
        </w:rPr>
        <w:t xml:space="preserve">and it is possible that multiple mechanisms are involved, </w:t>
      </w:r>
      <w:r w:rsidR="00CE4557">
        <w:rPr>
          <w:lang w:val="en-AU" w:eastAsia="zh-CN"/>
        </w:rPr>
        <w:t>which include</w:t>
      </w:r>
      <w:r w:rsidR="00FB5C13" w:rsidRPr="00E80984">
        <w:rPr>
          <w:lang w:val="en-AU" w:eastAsia="zh-CN"/>
        </w:rPr>
        <w:t xml:space="preserve"> the abnormal behaviour</w:t>
      </w:r>
      <w:r w:rsidR="00CE4557">
        <w:rPr>
          <w:lang w:val="en-AU" w:eastAsia="zh-CN"/>
        </w:rPr>
        <w:t>s</w:t>
      </w:r>
      <w:r w:rsidR="0053516D" w:rsidRPr="00E80984">
        <w:rPr>
          <w:lang w:val="en-AU" w:eastAsia="zh-CN"/>
        </w:rPr>
        <w:t xml:space="preserve"> of NER, HR </w:t>
      </w:r>
      <w:r w:rsidR="00FB5C13" w:rsidRPr="00E80984">
        <w:rPr>
          <w:lang w:val="en-AU" w:eastAsia="zh-CN"/>
        </w:rPr>
        <w:t>and/</w:t>
      </w:r>
      <w:r w:rsidR="00004168" w:rsidRPr="00E80984">
        <w:rPr>
          <w:lang w:val="en-AU" w:eastAsia="zh-CN"/>
        </w:rPr>
        <w:t>or</w:t>
      </w:r>
      <w:r w:rsidR="000F5B92" w:rsidRPr="00E80984">
        <w:rPr>
          <w:lang w:val="en-AU" w:eastAsia="zh-CN"/>
        </w:rPr>
        <w:t xml:space="preserve"> NHEJ</w:t>
      </w:r>
      <w:r w:rsidR="00FB5C13" w:rsidRPr="00E80984">
        <w:rPr>
          <w:lang w:val="en-AU" w:eastAsia="zh-CN"/>
        </w:rPr>
        <w:t xml:space="preserve"> </w:t>
      </w:r>
      <w:r w:rsidR="00FB5C13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B99D8D0D-C017-4095-96E2-C2CCD5EB03BE&lt;/uuid&gt;&lt;priority&gt;56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/publications&gt;&lt;cites&gt;&lt;/cites&gt;&lt;/citation&gt;</w:instrText>
      </w:r>
      <w:r w:rsidR="00FB5C13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(9)</w:t>
      </w:r>
      <w:r w:rsidR="00FB5C13" w:rsidRPr="00E80984">
        <w:rPr>
          <w:lang w:val="en-AU" w:eastAsia="zh-CN"/>
        </w:rPr>
        <w:fldChar w:fldCharType="end"/>
      </w:r>
      <w:r w:rsidR="000F5B92" w:rsidRPr="00E80984">
        <w:rPr>
          <w:lang w:val="en-AU" w:eastAsia="zh-CN"/>
        </w:rPr>
        <w:t>.</w:t>
      </w:r>
      <w:r w:rsidR="00FA246E" w:rsidRPr="00E80984">
        <w:rPr>
          <w:lang w:val="en-AU" w:eastAsia="zh-CN"/>
        </w:rPr>
        <w:t xml:space="preserve"> </w:t>
      </w:r>
      <w:r w:rsidR="00FC26EC" w:rsidRPr="00E80984">
        <w:rPr>
          <w:lang w:val="en-AU" w:eastAsia="zh-CN"/>
        </w:rPr>
        <w:t xml:space="preserve">Luminal tumours, including luminal A and luminal B, </w:t>
      </w:r>
      <w:r w:rsidR="00204470" w:rsidRPr="00E80984">
        <w:rPr>
          <w:lang w:val="en-AU" w:eastAsia="zh-CN"/>
        </w:rPr>
        <w:t xml:space="preserve">are more diverse in terms of drug response, and it has been proposed that </w:t>
      </w:r>
      <w:r w:rsidR="00F943F7">
        <w:rPr>
          <w:lang w:val="en-AU" w:eastAsia="zh-CN"/>
        </w:rPr>
        <w:t>the altered activities of</w:t>
      </w:r>
      <w:r w:rsidR="00204470" w:rsidRPr="00E80984">
        <w:rPr>
          <w:lang w:val="en-AU" w:eastAsia="zh-CN"/>
        </w:rPr>
        <w:t xml:space="preserve"> HR, NHEJ and/or BER </w:t>
      </w:r>
      <w:r w:rsidR="006C28D4" w:rsidRPr="00E80984">
        <w:rPr>
          <w:lang w:val="en-AU" w:eastAsia="zh-CN"/>
        </w:rPr>
        <w:t>might be</w:t>
      </w:r>
      <w:r w:rsidR="00204470" w:rsidRPr="00E80984">
        <w:rPr>
          <w:lang w:val="en-AU" w:eastAsia="zh-CN"/>
        </w:rPr>
        <w:t xml:space="preserve"> involved in this </w:t>
      </w:r>
      <w:r w:rsidR="00A14564" w:rsidRPr="00E80984">
        <w:rPr>
          <w:lang w:val="en-AU" w:eastAsia="zh-CN"/>
        </w:rPr>
        <w:t>diversity</w:t>
      </w:r>
      <w:r w:rsidR="00204470" w:rsidRPr="00E80984">
        <w:rPr>
          <w:lang w:val="en-AU" w:eastAsia="zh-CN"/>
        </w:rPr>
        <w:t xml:space="preserve"> </w:t>
      </w:r>
      <w:r w:rsidR="00A14564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F6F27C88-DFCD-4B6F-814F-BDE80AD686D9&lt;/uuid&gt;&lt;priority&gt;57&lt;/priority&gt;&lt;publications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/publications&gt;&lt;cites&gt;&lt;/cites&gt;&lt;/citation&gt;</w:instrText>
      </w:r>
      <w:r w:rsidR="00A14564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(9)</w:t>
      </w:r>
      <w:r w:rsidR="00A14564" w:rsidRPr="00E80984">
        <w:rPr>
          <w:lang w:val="en-AU" w:eastAsia="zh-CN"/>
        </w:rPr>
        <w:fldChar w:fldCharType="end"/>
      </w:r>
      <w:r w:rsidR="00A14564" w:rsidRPr="00E80984">
        <w:rPr>
          <w:lang w:val="en-AU" w:eastAsia="zh-CN"/>
        </w:rPr>
        <w:t>.</w:t>
      </w:r>
    </w:p>
    <w:p w14:paraId="616D2831" w14:textId="785BEB3D" w:rsidR="00A50A2C" w:rsidRPr="00E80984" w:rsidRDefault="00926D0B" w:rsidP="000F0845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In recent years, </w:t>
      </w:r>
      <w:r w:rsidR="00E4630D" w:rsidRPr="00E80984">
        <w:rPr>
          <w:lang w:val="en-AU" w:eastAsia="zh-CN"/>
        </w:rPr>
        <w:t>small molecular-inhibitors</w:t>
      </w:r>
      <w:r w:rsidR="00DB5082" w:rsidRPr="00E80984">
        <w:rPr>
          <w:lang w:val="en-AU" w:eastAsia="zh-CN"/>
        </w:rPr>
        <w:t xml:space="preserve"> </w:t>
      </w:r>
      <w:r w:rsidR="00754707" w:rsidRPr="00E80984">
        <w:rPr>
          <w:lang w:val="en-AU" w:eastAsia="zh-CN"/>
        </w:rPr>
        <w:t xml:space="preserve">that specifically target each DNA repair pathway </w:t>
      </w:r>
      <w:r w:rsidR="00B60D21" w:rsidRPr="00E80984">
        <w:rPr>
          <w:lang w:val="en-AU" w:eastAsia="zh-CN"/>
        </w:rPr>
        <w:t>have</w:t>
      </w:r>
      <w:r w:rsidR="00754707" w:rsidRPr="00E80984">
        <w:rPr>
          <w:lang w:val="en-AU" w:eastAsia="zh-CN"/>
        </w:rPr>
        <w:t xml:space="preserve"> been under active development. </w:t>
      </w:r>
      <w:r w:rsidR="00103C24" w:rsidRPr="00E80984">
        <w:rPr>
          <w:lang w:val="en-AU" w:eastAsia="zh-CN"/>
        </w:rPr>
        <w:t xml:space="preserve">The </w:t>
      </w:r>
      <w:r w:rsidR="00CF0192" w:rsidRPr="00E80984">
        <w:rPr>
          <w:lang w:val="en-AU" w:eastAsia="zh-CN"/>
        </w:rPr>
        <w:t xml:space="preserve">major </w:t>
      </w:r>
      <w:r w:rsidR="00103C24" w:rsidRPr="00E80984">
        <w:rPr>
          <w:lang w:val="en-AU" w:eastAsia="zh-CN"/>
        </w:rPr>
        <w:t xml:space="preserve">rationale behind this development is that </w:t>
      </w:r>
      <w:r w:rsidR="00CF0192" w:rsidRPr="00E80984">
        <w:rPr>
          <w:lang w:val="en-AU" w:eastAsia="zh-CN"/>
        </w:rPr>
        <w:t xml:space="preserve">DNA repair pathways with </w:t>
      </w:r>
      <w:r w:rsidR="00266561">
        <w:rPr>
          <w:lang w:val="en-AU" w:eastAsia="zh-CN"/>
        </w:rPr>
        <w:t>increased</w:t>
      </w:r>
      <w:r w:rsidR="00C22565" w:rsidRPr="00E80984">
        <w:rPr>
          <w:lang w:val="en-AU" w:eastAsia="zh-CN"/>
        </w:rPr>
        <w:t xml:space="preserve"> activities can cause resistance to DNA-damaging therapies</w:t>
      </w:r>
      <w:r w:rsidR="00F72214" w:rsidRPr="00E80984">
        <w:rPr>
          <w:lang w:val="en-AU" w:eastAsia="zh-CN"/>
        </w:rPr>
        <w:t xml:space="preserve">. Therefore, </w:t>
      </w:r>
      <w:r w:rsidR="00013647" w:rsidRPr="00E80984">
        <w:rPr>
          <w:lang w:val="en-AU" w:eastAsia="zh-CN"/>
        </w:rPr>
        <w:t xml:space="preserve">in addition to damaging the DNA, </w:t>
      </w:r>
      <w:r w:rsidR="00F72214" w:rsidRPr="00E80984">
        <w:rPr>
          <w:lang w:val="en-AU" w:eastAsia="zh-CN"/>
        </w:rPr>
        <w:t xml:space="preserve">targeting these </w:t>
      </w:r>
      <w:r w:rsidR="00013647" w:rsidRPr="00E80984">
        <w:rPr>
          <w:lang w:val="en-AU" w:eastAsia="zh-CN"/>
        </w:rPr>
        <w:t>pathways by specific inhibitors</w:t>
      </w:r>
      <w:r w:rsidR="00F72214" w:rsidRPr="00E80984">
        <w:rPr>
          <w:lang w:val="en-AU" w:eastAsia="zh-CN"/>
        </w:rPr>
        <w:t xml:space="preserve"> is </w:t>
      </w:r>
      <w:r w:rsidR="009C0452">
        <w:rPr>
          <w:lang w:val="en-AU" w:eastAsia="zh-CN"/>
        </w:rPr>
        <w:t>likely</w:t>
      </w:r>
      <w:r w:rsidR="00130E7A" w:rsidRPr="00E80984">
        <w:rPr>
          <w:lang w:val="en-AU" w:eastAsia="zh-CN"/>
        </w:rPr>
        <w:t xml:space="preserve"> </w:t>
      </w:r>
      <w:r w:rsidR="00F72214" w:rsidRPr="00E80984">
        <w:rPr>
          <w:lang w:val="en-AU" w:eastAsia="zh-CN"/>
        </w:rPr>
        <w:t xml:space="preserve">to </w:t>
      </w:r>
      <w:r w:rsidR="002340EC" w:rsidRPr="00E80984">
        <w:rPr>
          <w:lang w:val="en-AU" w:eastAsia="zh-CN"/>
        </w:rPr>
        <w:t xml:space="preserve">achieve </w:t>
      </w:r>
      <w:r w:rsidR="00837509" w:rsidRPr="00E80984">
        <w:rPr>
          <w:lang w:val="en-AU" w:eastAsia="zh-CN"/>
        </w:rPr>
        <w:t>enhance</w:t>
      </w:r>
      <w:r w:rsidR="002340EC" w:rsidRPr="00E80984">
        <w:rPr>
          <w:lang w:val="en-AU" w:eastAsia="zh-CN"/>
        </w:rPr>
        <w:t>d</w:t>
      </w:r>
      <w:r w:rsidR="00652F63" w:rsidRPr="00E80984">
        <w:rPr>
          <w:lang w:val="en-AU" w:eastAsia="zh-CN"/>
        </w:rPr>
        <w:t xml:space="preserve"> </w:t>
      </w:r>
      <w:r w:rsidR="00605226" w:rsidRPr="00E80984">
        <w:rPr>
          <w:lang w:val="en-AU" w:eastAsia="zh-CN"/>
        </w:rPr>
        <w:t>therapeutic</w:t>
      </w:r>
      <w:r w:rsidR="002340EC" w:rsidRPr="00E80984">
        <w:rPr>
          <w:lang w:val="en-AU" w:eastAsia="zh-CN"/>
        </w:rPr>
        <w:t xml:space="preserve"> effects</w:t>
      </w:r>
      <w:r w:rsidR="000B3F12" w:rsidRPr="00E80984">
        <w:rPr>
          <w:lang w:val="en-AU" w:eastAsia="zh-CN"/>
        </w:rPr>
        <w:t xml:space="preserve"> </w:t>
      </w:r>
      <w:r w:rsidR="00A62C51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4B609639-046F-4FB1-9873-6508A52DF893&lt;/uuid&gt;&lt;priority&gt;58&lt;/priority&gt;&lt;publications&gt;&lt;publication&gt;&lt;uuid&gt;70A6C064-68E6-44DE-8A70-68F79D28ED9C&lt;/uuid&gt;&lt;volume&gt;12&lt;/volume&gt;&lt;doi&gt;10.1038/nrc3399&lt;/doi&gt;&lt;startpage&gt;801&lt;/startpage&gt;&lt;publication_date&gt;99201212001200000000220000&lt;/publication_date&gt;&lt;url&gt;http://eutils.ncbi.nlm.nih.gov/entrez/eutils/elink.fcgi?dbfrom=pubmed&amp;amp;id=23175119&amp;amp;retmode=ref&amp;amp;cmd=prlinks&lt;/url&gt;&lt;citekey&gt;Curtin:2012hq&lt;/citekey&gt;&lt;type&gt;400&lt;/type&gt;&lt;title&gt;DNA repair dysregulation from cancer driver to therapeutic target.&lt;/title&gt;&lt;location&gt;&amp;lt;html&amp;gt;&amp;lt;head&amp;gt;&amp;lt;meta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Home&amp;lt;/a&amp;gt;&amp;lt;/div&amp;gt;&amp;lt;/body&amp;gt;&amp;lt;/html&amp;gt;&lt;/location&gt;&lt;institution&gt;Newcastle University, Northern Institute for Cancer Research, Newcastle upon Tyne NE2 4HH, UK. nicola.curtin@ncl.ac.uk&lt;/institution&gt;&lt;number&gt;12&lt;/number&gt;&lt;subtype&gt;400&lt;/subtype&gt;&lt;endpage&gt;817&lt;/endpage&gt;&lt;bundle&gt;&lt;publication&gt;&lt;title&gt;Nature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Nicola&lt;/firstName&gt;&lt;middleNames&gt;J&lt;/middleNames&gt;&lt;lastName&gt;Curtin&lt;/lastName&gt;&lt;/author&gt;&lt;/authors&gt;&lt;/publication&gt;&lt;publication&gt;&lt;uuid&gt;6BCDBB11-9516-425E-BFF8-3897F60BE529&lt;/uuid&gt;&lt;volume&gt;51&lt;/volume&gt;&lt;doi&gt;10.1002/em.20606&lt;/doi&gt;&lt;startpage&gt;897&lt;/startpage&gt;&lt;publication_date&gt;99201009241200000000222000&lt;/publication_date&gt;&lt;url&gt;http://doi.wiley.com/10.1002/em.20606&lt;/url&gt;&lt;citekey&gt;Li:2010jq&lt;/citekey&gt;&lt;type&gt;400&lt;/type&gt;&lt;title&gt;DNA repair and personalized breast cancer therapy&lt;/title&gt;&lt;number&gt;8-9&lt;/number&gt;&lt;subtype&gt;400&lt;/subtype&gt;&lt;endpage&gt;908&lt;/endpage&gt;&lt;bundle&gt;&lt;publication&gt;&lt;title&gt;Environmental and Molecular Mutagenesis&lt;/title&gt;&lt;type&gt;-100&lt;/type&gt;&lt;subtype&gt;-100&lt;/subtype&gt;&lt;uuid&gt;511B06F7-8582-42E6-8588-0658985A3A1E&lt;/uuid&gt;&lt;/publication&gt;&lt;/bundle&gt;&lt;authors&gt;&lt;author&gt;&lt;firstName&gt;Shu-Xia&lt;/firstName&gt;&lt;lastName&gt;Li&lt;/lastName&gt;&lt;/author&gt;&lt;author&gt;&lt;firstName&gt;Ashley&lt;/firstName&gt;&lt;lastName&gt;Sjolund&lt;/lastName&gt;&lt;/author&gt;&lt;author&gt;&lt;firstName&gt;Lyndsay&lt;/firstName&gt;&lt;lastName&gt;Harris&lt;/lastName&gt;&lt;/author&gt;&lt;author&gt;&lt;firstName&gt;Joann&lt;/firstName&gt;&lt;middleNames&gt;B&lt;/middleNames&gt;&lt;lastName&gt;Sweasy&lt;/lastName&gt;&lt;/author&gt;&lt;/authors&gt;&lt;/publication&gt;&lt;/publications&gt;&lt;cites&gt;&lt;/cites&gt;&lt;/citation&gt;</w:instrText>
      </w:r>
      <w:r w:rsidR="00A62C51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(9, 30)</w:t>
      </w:r>
      <w:r w:rsidR="00A62C51" w:rsidRPr="00E80984">
        <w:rPr>
          <w:lang w:val="en-AU" w:eastAsia="zh-CN"/>
        </w:rPr>
        <w:fldChar w:fldCharType="end"/>
      </w:r>
      <w:r w:rsidR="00CD3F03" w:rsidRPr="00E80984">
        <w:rPr>
          <w:lang w:val="en-AU" w:eastAsia="zh-CN"/>
        </w:rPr>
        <w:t xml:space="preserve">. </w:t>
      </w:r>
      <w:r w:rsidR="007815A3" w:rsidRPr="00E80984">
        <w:rPr>
          <w:lang w:val="en-AU" w:eastAsia="zh-CN"/>
        </w:rPr>
        <w:t xml:space="preserve">As an example in breast cancer, Huang et al. demonstrated that the inhibition of RAD51 by </w:t>
      </w:r>
      <w:r w:rsidR="00090884">
        <w:rPr>
          <w:lang w:val="en-AU" w:eastAsia="zh-CN"/>
        </w:rPr>
        <w:t>a small molecular termed B02 results in diminished HR</w:t>
      </w:r>
      <w:r w:rsidR="005C404A">
        <w:rPr>
          <w:lang w:val="en-AU" w:eastAsia="zh-CN"/>
        </w:rPr>
        <w:t>, which in turn leads to</w:t>
      </w:r>
      <w:r w:rsidR="00D91B13">
        <w:rPr>
          <w:lang w:val="en-AU" w:eastAsia="zh-CN"/>
        </w:rPr>
        <w:t xml:space="preserve"> significantly increas</w:t>
      </w:r>
      <w:r w:rsidR="00B6631A">
        <w:rPr>
          <w:lang w:val="en-AU" w:eastAsia="zh-CN"/>
        </w:rPr>
        <w:t>e</w:t>
      </w:r>
      <w:r w:rsidR="005C404A">
        <w:rPr>
          <w:lang w:val="en-AU" w:eastAsia="zh-CN"/>
        </w:rPr>
        <w:t>d</w:t>
      </w:r>
      <w:r w:rsidR="007815A3" w:rsidRPr="00E80984">
        <w:rPr>
          <w:lang w:val="en-AU" w:eastAsia="zh-CN"/>
        </w:rPr>
        <w:t xml:space="preserve"> sensitivity of tumour cells to </w:t>
      </w:r>
      <w:proofErr w:type="spellStart"/>
      <w:r w:rsidR="007815A3" w:rsidRPr="00E80984">
        <w:rPr>
          <w:lang w:val="en-AU" w:eastAsia="zh-CN"/>
        </w:rPr>
        <w:lastRenderedPageBreak/>
        <w:t>cisplatin</w:t>
      </w:r>
      <w:proofErr w:type="spellEnd"/>
      <w:r w:rsidR="00D64D9F" w:rsidRPr="00E80984">
        <w:rPr>
          <w:lang w:val="en-AU" w:eastAsia="zh-CN"/>
        </w:rPr>
        <w:t xml:space="preserve"> </w:t>
      </w:r>
      <w:r w:rsidR="00D64D9F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7E5F2696-7E27-4883-A655-2409F39F0DF3&lt;/uuid&gt;&lt;priority&gt;59&lt;/priority&gt;&lt;publications&gt;&lt;publication&gt;&lt;uuid&gt;3F5C4F9B-A1C8-4626-9012-07A5B86BA9B1&lt;/uuid&gt;&lt;volume&gt;9&lt;/volume&gt;&lt;accepted_date&gt;99201405301200000000222000&lt;/accepted_date&gt;&lt;doi&gt;10.1371/journal.pone.0100993&lt;/doi&gt;&lt;startpage&gt;e100993&lt;/startpage&gt;&lt;publication_date&gt;99201400001200000000200000&lt;/publication_date&gt;&lt;url&gt;http://eutils.ncbi.nlm.nih.gov/entrez/eutils/elink.fcgi?dbfrom=pubmed&amp;amp;id=24971740&amp;amp;retmode=ref&amp;amp;cmd=prlinks&lt;/url&gt;&lt;type&gt;400&lt;/type&gt;&lt;title&gt;A small molecule inhibitor of human RAD51 potentiates breast cancer cell killing by therapeutic agents in mouse xenografts.&lt;/title&gt;&lt;submission_date&gt;99201404141200000000222000&lt;/submission_date&gt;&lt;number&gt;6&lt;/number&gt;&lt;institution&gt;Department of Biochemistry and Molecular Biology, Drexel University College of Medicine, Philadelphia, Pennsylvania, United States of America.&lt;/institution&gt;&lt;subtype&gt;400&lt;/subtype&gt;&lt;bundle&gt;&lt;publication&gt;&lt;url&gt;http://www.plosone.org/&lt;/url&gt;&lt;title&gt;PloS one&lt;/title&gt;&lt;type&gt;-100&lt;/type&gt;&lt;subtype&gt;-100&lt;/subtype&gt;&lt;uuid&gt;0EFFDFA1-B836-41A7-86DC-13CCC62BD52B&lt;/uuid&gt;&lt;/publication&gt;&lt;/bundle&gt;&lt;authors&gt;&lt;author&gt;&lt;firstName&gt;Fei&lt;/firstName&gt;&lt;lastName&gt;Huang&lt;/lastName&gt;&lt;/author&gt;&lt;author&gt;&lt;firstName&gt;Alexander&lt;/firstName&gt;&lt;middleNames&gt;V&lt;/middleNames&gt;&lt;lastName&gt;Mazin&lt;/lastName&gt;&lt;/author&gt;&lt;/authors&gt;&lt;/publication&gt;&lt;/publications&gt;&lt;cites&gt;&lt;/cites&gt;&lt;/citation&gt;</w:instrText>
      </w:r>
      <w:r w:rsidR="00D64D9F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(46)</w:t>
      </w:r>
      <w:r w:rsidR="00D64D9F" w:rsidRPr="00E80984">
        <w:rPr>
          <w:lang w:val="en-AU" w:eastAsia="zh-CN"/>
        </w:rPr>
        <w:fldChar w:fldCharType="end"/>
      </w:r>
      <w:r w:rsidR="007815A3" w:rsidRPr="00E80984">
        <w:rPr>
          <w:lang w:val="en-AU" w:eastAsia="zh-CN"/>
        </w:rPr>
        <w:t xml:space="preserve">. </w:t>
      </w:r>
      <w:r w:rsidR="009629B2" w:rsidRPr="00E80984">
        <w:rPr>
          <w:lang w:val="en-AU" w:eastAsia="zh-CN"/>
        </w:rPr>
        <w:t>The development</w:t>
      </w:r>
      <w:r w:rsidR="00193998" w:rsidRPr="00E80984">
        <w:rPr>
          <w:lang w:val="en-AU" w:eastAsia="zh-CN"/>
        </w:rPr>
        <w:t>s in this field are likely to</w:t>
      </w:r>
      <w:r w:rsidR="00193998" w:rsidRPr="00E80984">
        <w:rPr>
          <w:rFonts w:hint="eastAsia"/>
          <w:lang w:val="en-AU" w:eastAsia="zh-CN"/>
        </w:rPr>
        <w:t xml:space="preserve"> </w:t>
      </w:r>
      <w:r w:rsidR="005C404A">
        <w:rPr>
          <w:lang w:val="en-AU" w:eastAsia="zh-CN"/>
        </w:rPr>
        <w:t xml:space="preserve">have substantial impact on </w:t>
      </w:r>
      <w:r w:rsidR="00193998" w:rsidRPr="00E80984">
        <w:rPr>
          <w:rFonts w:hint="eastAsia"/>
          <w:lang w:val="en-AU" w:eastAsia="zh-CN"/>
        </w:rPr>
        <w:t xml:space="preserve">breast cancer therapy in the </w:t>
      </w:r>
      <w:r w:rsidR="005C404A">
        <w:rPr>
          <w:lang w:val="en-AU" w:eastAsia="zh-CN"/>
        </w:rPr>
        <w:t>near future</w:t>
      </w:r>
      <w:r w:rsidR="00193998" w:rsidRPr="00E80984">
        <w:rPr>
          <w:rFonts w:hint="eastAsia"/>
          <w:lang w:val="en-AU" w:eastAsia="zh-CN"/>
        </w:rPr>
        <w:t>.</w:t>
      </w:r>
    </w:p>
    <w:p w14:paraId="5A78FCBA" w14:textId="743A099A" w:rsidR="00D437A6" w:rsidRPr="00E80984" w:rsidRDefault="00C41A9E" w:rsidP="00B45332">
      <w:pPr>
        <w:pStyle w:val="ManuscriptHeading3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>SL</w:t>
      </w:r>
      <w:r w:rsidR="00D437A6" w:rsidRPr="00E80984">
        <w:rPr>
          <w:lang w:val="en-AU" w:eastAsia="zh-CN"/>
        </w:rPr>
        <w:t xml:space="preserve">-based </w:t>
      </w:r>
      <w:r w:rsidRPr="00E80984">
        <w:rPr>
          <w:lang w:val="en-AU" w:eastAsia="zh-CN"/>
        </w:rPr>
        <w:t>target</w:t>
      </w:r>
      <w:r w:rsidR="00DC2A72" w:rsidRPr="00E80984">
        <w:rPr>
          <w:rFonts w:hint="eastAsia"/>
          <w:lang w:val="en-AU" w:eastAsia="zh-CN"/>
        </w:rPr>
        <w:t>ed</w:t>
      </w:r>
      <w:r w:rsidRPr="00E80984">
        <w:rPr>
          <w:lang w:val="en-AU" w:eastAsia="zh-CN"/>
        </w:rPr>
        <w:t xml:space="preserve"> </w:t>
      </w:r>
      <w:r w:rsidR="00D437A6" w:rsidRPr="00E80984">
        <w:rPr>
          <w:lang w:val="en-AU" w:eastAsia="zh-CN"/>
        </w:rPr>
        <w:t>therapy</w:t>
      </w:r>
    </w:p>
    <w:p w14:paraId="6E844AA7" w14:textId="34EC0CEB" w:rsidR="00D437A6" w:rsidRPr="00E80984" w:rsidRDefault="00804283" w:rsidP="00D10F89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>Th</w:t>
      </w:r>
      <w:r w:rsidRPr="00E80984">
        <w:rPr>
          <w:rFonts w:hint="eastAsia"/>
          <w:lang w:val="en-AU" w:eastAsia="zh-CN"/>
        </w:rPr>
        <w:t>e concept</w:t>
      </w:r>
      <w:r w:rsidRPr="00E80984">
        <w:rPr>
          <w:lang w:val="en-AU" w:eastAsia="zh-CN"/>
        </w:rPr>
        <w:t xml:space="preserve"> of SL first arose from genetic studies in Drosophila and is now often used </w:t>
      </w:r>
      <w:r w:rsidRPr="00E80984">
        <w:rPr>
          <w:rFonts w:hint="eastAsia"/>
          <w:lang w:val="en-AU" w:eastAsia="zh-CN"/>
        </w:rPr>
        <w:t xml:space="preserve">to </w:t>
      </w:r>
      <w:r w:rsidRPr="00E80984">
        <w:rPr>
          <w:lang w:val="en-AU" w:eastAsia="zh-CN"/>
        </w:rPr>
        <w:t xml:space="preserve">refer to a type of genetic interaction in which the co-occurrence of two genetic events results in </w:t>
      </w:r>
      <w:r w:rsidRPr="00E80984">
        <w:rPr>
          <w:rFonts w:hint="eastAsia"/>
          <w:lang w:val="en-AU" w:eastAsia="zh-CN"/>
        </w:rPr>
        <w:t xml:space="preserve">cell </w:t>
      </w:r>
      <w:r w:rsidRPr="00E80984">
        <w:rPr>
          <w:lang w:val="en-AU" w:eastAsia="zh-CN"/>
        </w:rPr>
        <w:t>death</w:t>
      </w:r>
      <w:r w:rsidRPr="00E80984">
        <w:rPr>
          <w:rFonts w:hint="eastAsia"/>
          <w:lang w:val="en-AU" w:eastAsia="zh-CN"/>
        </w:rPr>
        <w:t xml:space="preserve">, while the </w:t>
      </w:r>
      <w:r w:rsidRPr="00E80984">
        <w:rPr>
          <w:lang w:val="en-AU" w:eastAsia="zh-CN"/>
        </w:rPr>
        <w:t>occurrence</w:t>
      </w:r>
      <w:r w:rsidRPr="00E80984">
        <w:rPr>
          <w:rFonts w:hint="eastAsia"/>
          <w:lang w:val="en-AU" w:eastAsia="zh-CN"/>
        </w:rPr>
        <w:t xml:space="preserve"> of one event is still compatible with cell viability</w:t>
      </w:r>
      <w:r w:rsidRPr="00E80984">
        <w:rPr>
          <w:lang w:val="en-AU" w:eastAsia="zh-CN"/>
        </w:rPr>
        <w:t xml:space="preserve"> </w:t>
      </w:r>
      <w:r w:rsidR="00A62C51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091536BA-F5D8-4BAA-B987-11F97025D96A&lt;/uuid&gt;&lt;priority&gt;60&lt;/priority&gt;&lt;publications&gt;&lt;publication&gt;&lt;uuid&gt;C332BA38-2F85-4149-9904-8C97387D0D74&lt;/uuid&gt;&lt;volume&gt;117&lt;/volume&gt;&lt;doi&gt;10.1182/blood-2011-01-313734&lt;/doi&gt;&lt;startpage&gt;6074&lt;/startpage&gt;&lt;publication_date&gt;99201106091200000000222000&lt;/publication_date&gt;&lt;url&gt;http://www.bloodjournal.org/cgi/doi/10.1182/blood-2011-01-313734&lt;/url&gt;&lt;citekey&gt;Shaheen:2011ha&lt;/citekey&gt;&lt;type&gt;400&lt;/type&gt;&lt;title&gt;Synthetic lethality: exploiting the addiction of cancer to DNA repair&lt;/title&gt;&lt;number&gt;23&lt;/number&gt;&lt;subtype&gt;400&lt;/subtype&gt;&lt;endpage&gt;6082&lt;/endpage&gt;&lt;bundle&gt;&lt;publication&gt;&lt;title&gt;Blood&lt;/title&gt;&lt;type&gt;-100&lt;/type&gt;&lt;subtype&gt;-100&lt;/subtype&gt;&lt;uuid&gt;70FC0DF5-A4EF-4AAA-9240-7A16EA126B2E&lt;/uuid&gt;&lt;/publication&gt;&lt;/bundle&gt;&lt;authors&gt;&lt;author&gt;&lt;firstName&gt;M&lt;/firstName&gt;&lt;lastName&gt;Shaheen&lt;/lastName&gt;&lt;/author&gt;&lt;author&gt;&lt;firstName&gt;C&lt;/firstName&gt;&lt;lastName&gt;Allen&lt;/lastName&gt;&lt;/author&gt;&lt;author&gt;&lt;firstName&gt;J&lt;/firstName&gt;&lt;middleNames&gt;A&lt;/middleNames&gt;&lt;lastName&gt;Nickoloff&lt;/lastName&gt;&lt;/author&gt;&lt;author&gt;&lt;firstName&gt;R&lt;/firstName&gt;&lt;lastName&gt;Hromas&lt;/lastName&gt;&lt;/author&gt;&lt;/authors&gt;&lt;/publication&gt;&lt;publication&gt;&lt;uuid&gt;FB04A7CA-F153-41AC-9153-2DFD351D16A9&lt;/uuid&gt;&lt;volume&gt;5&lt;/volume&gt;&lt;doi&gt;10.1016/j.molonc.2011.07.001&lt;/doi&gt;&lt;startpage&gt;387&lt;/startpage&gt;&lt;publication_date&gt;99201108011200000000222000&lt;/publication_date&gt;&lt;url&gt;http://dx.doi.org/10.1016/j.molonc.2011.07.001&lt;/url&gt;&lt;citekey&gt;Helleday:2011fs&lt;/citekey&gt;&lt;type&gt;400&lt;/type&gt;&lt;title&gt;The underlying mechanism for the PARP and BRCA synthetic lethality: Clearing up the misunderstandings&lt;/title&gt;&lt;publisher&gt;Elsevier B.V&lt;/publisher&gt;&lt;number&gt;4&lt;/number&gt;&lt;subtype&gt;400&lt;/subtype&gt;&lt;endpage&gt;393&lt;/endpage&gt;&lt;bundle&gt;&lt;publication&gt;&lt;publisher&gt;Elsevier B.V&lt;/publisher&gt;&lt;title&gt;Molecular Oncology&lt;/title&gt;&lt;type&gt;-100&lt;/type&gt;&lt;subtype&gt;-100&lt;/subtype&gt;&lt;uuid&gt;C27E5AAD-ABAD-457A-9FF4-B717FFE4D36D&lt;/uuid&gt;&lt;/publication&gt;&lt;/bundle&gt;&lt;authors&gt;&lt;author&gt;&lt;firstName&gt;Thomas&lt;/firstName&gt;&lt;lastName&gt;Helleday&lt;/lastName&gt;&lt;/author&gt;&lt;/authors&gt;&lt;/publication&gt;&lt;publication&gt;&lt;uuid&gt;E7B80428-0F2A-4C5B-80E8-68D4FC260D90&lt;/uuid&gt;&lt;volume&gt;42&lt;/volume&gt;&lt;doi&gt;10.1093/nar/gku284&lt;/doi&gt;&lt;startpage&gt;6106&lt;/startpage&gt;&lt;publication_date&gt;99201400001200000000200000&lt;/publication_date&gt;&lt;url&gt;http://eutils.ncbi.nlm.nih.gov/entrez/eutils/elink.fcgi?dbfrom=pubmed&amp;amp;id=24792170&amp;amp;retmode=ref&amp;amp;cmd=prlinks&lt;/url&gt;&lt;type&gt;400&lt;/type&gt;&lt;title&gt;A fine-scale dissection of the DNA double-strand break repair machinery and its implications for breast cancer therapy.&lt;/title&gt;&lt;institution&gt;Institute for Molecular Bioscience, The University of Queensland, St. Lucia QLD 4072, Australia.&lt;/institution&gt;&lt;number&gt;10&lt;/number&gt;&lt;subtype&gt;400&lt;/subtype&gt;&lt;endpage&gt;6127&lt;/endpage&gt;&lt;bundle&gt;&lt;publication&gt;&lt;title&gt;Nucleic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Chao&lt;/firstName&gt;&lt;lastName&gt;Liu&lt;/lastName&gt;&lt;/author&gt;&lt;author&gt;&lt;firstName&gt;Sriganesh&lt;/firstName&gt;&lt;lastName&gt;Srihari&lt;/lastName&gt;&lt;/author&gt;&lt;author&gt;&lt;firstName&gt;Kim-Anh&lt;/firstName&gt;&lt;lastName&gt;Lê Cao&lt;/lastName&gt;&lt;/author&gt;&lt;author&gt;&lt;firstName&gt;Georgia&lt;/firstName&gt;&lt;lastName&gt;Chenevix-Trench&lt;/lastName&gt;&lt;/author&gt;&lt;author&gt;&lt;firstName&gt;Peter&lt;/firstName&gt;&lt;middleNames&gt;T&lt;/middleNames&gt;&lt;lastName&gt;Simpson&lt;/lastName&gt;&lt;/author&gt;&lt;author&gt;&lt;firstName&gt;Mark&lt;/firstName&gt;&lt;middleNames&gt;A&lt;/middleNames&gt;&lt;lastName&gt;Ragan&lt;/lastName&gt;&lt;/author&gt;&lt;author&gt;&lt;firstName&gt;Kum&lt;/firstName&gt;&lt;middleNames&gt;Kum&lt;/middleNames&gt;&lt;lastName&gt;Khanna&lt;/lastName&gt;&lt;/author&gt;&lt;/authors&gt;&lt;/publication&gt;&lt;/publications&gt;&lt;cites&gt;&lt;/cites&gt;&lt;/citation&gt;</w:instrText>
      </w:r>
      <w:r w:rsidR="00A62C51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(47-49)</w:t>
      </w:r>
      <w:r w:rsidR="00A62C51" w:rsidRPr="00E80984">
        <w:rPr>
          <w:lang w:val="en-AU" w:eastAsia="zh-CN"/>
        </w:rPr>
        <w:fldChar w:fldCharType="end"/>
      </w:r>
      <w:r w:rsidRPr="00E80984">
        <w:rPr>
          <w:lang w:val="en-AU" w:eastAsia="zh-CN"/>
        </w:rPr>
        <w:t xml:space="preserve">. </w:t>
      </w:r>
      <w:r w:rsidR="009E2848" w:rsidRPr="00E80984">
        <w:rPr>
          <w:lang w:val="en-AU" w:eastAsia="zh-CN"/>
        </w:rPr>
        <w:t>In the field of oncology, i</w:t>
      </w:r>
      <w:r w:rsidR="009D133E" w:rsidRPr="00E80984">
        <w:rPr>
          <w:lang w:val="en-AU" w:eastAsia="zh-CN"/>
        </w:rPr>
        <w:t xml:space="preserve">t </w:t>
      </w:r>
      <w:r w:rsidR="00240056">
        <w:rPr>
          <w:lang w:val="en-AU" w:eastAsia="zh-CN"/>
        </w:rPr>
        <w:t>has been shown</w:t>
      </w:r>
      <w:r w:rsidR="00D437A6" w:rsidRPr="00E80984">
        <w:rPr>
          <w:lang w:val="en-AU" w:eastAsia="zh-CN"/>
        </w:rPr>
        <w:t xml:space="preserve"> that </w:t>
      </w:r>
      <w:r w:rsidR="0061134E" w:rsidRPr="00E80984">
        <w:rPr>
          <w:lang w:val="en-AU"/>
        </w:rPr>
        <w:t>tumour</w:t>
      </w:r>
      <w:r w:rsidR="00E864E2" w:rsidRPr="00E80984">
        <w:rPr>
          <w:lang w:val="en-AU"/>
        </w:rPr>
        <w:t xml:space="preserve"> cells can</w:t>
      </w:r>
      <w:r w:rsidR="00D437A6" w:rsidRPr="00E80984">
        <w:rPr>
          <w:lang w:val="en-AU"/>
        </w:rPr>
        <w:t xml:space="preserve"> </w:t>
      </w:r>
      <w:r w:rsidR="00D437A6" w:rsidRPr="00E80984">
        <w:rPr>
          <w:lang w:val="en-AU" w:eastAsia="zh-CN"/>
        </w:rPr>
        <w:t>become</w:t>
      </w:r>
      <w:r w:rsidR="00D437A6" w:rsidRPr="00E80984">
        <w:rPr>
          <w:lang w:val="en-AU"/>
        </w:rPr>
        <w:t xml:space="preserve"> ‘addicted’ to compensatory </w:t>
      </w:r>
      <w:r w:rsidR="00D437A6" w:rsidRPr="00E80984">
        <w:rPr>
          <w:lang w:val="en-AU" w:eastAsia="zh-CN"/>
        </w:rPr>
        <w:t>DNA repair</w:t>
      </w:r>
      <w:r w:rsidR="00D437A6" w:rsidRPr="00E80984">
        <w:rPr>
          <w:lang w:val="en-AU"/>
        </w:rPr>
        <w:t xml:space="preserve"> pathways for survival</w:t>
      </w:r>
      <w:r w:rsidR="00D437A6" w:rsidRPr="00E80984">
        <w:rPr>
          <w:lang w:val="en-AU" w:eastAsia="zh-CN"/>
        </w:rPr>
        <w:t xml:space="preserve"> if they already </w:t>
      </w:r>
      <w:r w:rsidR="00CB7DEB" w:rsidRPr="00E80984">
        <w:rPr>
          <w:lang w:val="en-AU" w:eastAsia="zh-CN"/>
        </w:rPr>
        <w:t>acquired</w:t>
      </w:r>
      <w:r w:rsidR="00D437A6" w:rsidRPr="00E80984">
        <w:rPr>
          <w:lang w:val="en-AU" w:eastAsia="zh-CN"/>
        </w:rPr>
        <w:t xml:space="preserve"> one defective DNA repair pathway</w:t>
      </w:r>
      <w:r w:rsidR="00EC0D6E" w:rsidRPr="00E80984">
        <w:rPr>
          <w:rFonts w:hint="eastAsia"/>
          <w:lang w:val="en-AU" w:eastAsia="zh-CN"/>
        </w:rPr>
        <w:t xml:space="preserve"> at their origin</w:t>
      </w:r>
      <w:r w:rsidR="00A57F24" w:rsidRPr="00E80984">
        <w:rPr>
          <w:rFonts w:hint="eastAsia"/>
          <w:lang w:val="en-AU" w:eastAsia="zh-CN"/>
        </w:rPr>
        <w:t xml:space="preserve"> </w:t>
      </w:r>
      <w:r w:rsidR="00A57F24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73F64BED-4EC2-4AA0-9AEA-82708DEC7737&lt;/uuid&gt;&lt;priority&gt;61&lt;/priority&gt;&lt;publications&gt;&lt;publication&gt;&lt;uuid&gt;C332BA38-2F85-4149-9904-8C97387D0D74&lt;/uuid&gt;&lt;volume&gt;117&lt;/volume&gt;&lt;doi&gt;10.1182/blood-2011-01-313734&lt;/doi&gt;&lt;startpage&gt;6074&lt;/startpage&gt;&lt;publication_date&gt;99201106091200000000222000&lt;/publication_date&gt;&lt;url&gt;http://www.bloodjournal.org/cgi/doi/10.1182/blood-2011-01-313734&lt;/url&gt;&lt;citekey&gt;Shaheen:2011ha&lt;/citekey&gt;&lt;type&gt;400&lt;/type&gt;&lt;title&gt;Synthetic lethality: exploiting the addiction of cancer to DNA repair&lt;/title&gt;&lt;number&gt;23&lt;/number&gt;&lt;subtype&gt;400&lt;/subtype&gt;&lt;endpage&gt;6082&lt;/endpage&gt;&lt;bundle&gt;&lt;publication&gt;&lt;title&gt;Blood&lt;/title&gt;&lt;type&gt;-100&lt;/type&gt;&lt;subtype&gt;-100&lt;/subtype&gt;&lt;uuid&gt;70FC0DF5-A4EF-4AAA-9240-7A16EA126B2E&lt;/uuid&gt;&lt;/publication&gt;&lt;/bundle&gt;&lt;authors&gt;&lt;author&gt;&lt;firstName&gt;M&lt;/firstName&gt;&lt;lastName&gt;Shaheen&lt;/lastName&gt;&lt;/author&gt;&lt;author&gt;&lt;firstName&gt;C&lt;/firstName&gt;&lt;lastName&gt;Allen&lt;/lastName&gt;&lt;/author&gt;&lt;author&gt;&lt;firstName&gt;J&lt;/firstName&gt;&lt;middleNames&gt;A&lt;/middleNames&gt;&lt;lastName&gt;Nickoloff&lt;/lastName&gt;&lt;/author&gt;&lt;author&gt;&lt;firstName&gt;R&lt;/firstName&gt;&lt;lastName&gt;Hromas&lt;/lastName&gt;&lt;/author&gt;&lt;/authors&gt;&lt;/publication&gt;&lt;/publications&gt;&lt;cites&gt;&lt;/cites&gt;&lt;/citation&gt;</w:instrText>
      </w:r>
      <w:r w:rsidR="00A57F24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(47)</w:t>
      </w:r>
      <w:r w:rsidR="00A57F24" w:rsidRPr="00E80984">
        <w:rPr>
          <w:lang w:val="en-AU" w:eastAsia="zh-CN"/>
        </w:rPr>
        <w:fldChar w:fldCharType="end"/>
      </w:r>
      <w:r w:rsidR="00D437A6" w:rsidRPr="00E80984">
        <w:rPr>
          <w:lang w:val="en-AU"/>
        </w:rPr>
        <w:t>. This addiction can be exploited therapeutically</w:t>
      </w:r>
      <w:r w:rsidR="00D437A6" w:rsidRPr="00E80984">
        <w:rPr>
          <w:lang w:val="en-AU" w:eastAsia="zh-CN"/>
        </w:rPr>
        <w:t xml:space="preserve"> </w:t>
      </w:r>
      <w:r w:rsidR="00D437A6" w:rsidRPr="00E80984">
        <w:rPr>
          <w:lang w:val="en-AU"/>
        </w:rPr>
        <w:t xml:space="preserve">based on the concept of </w:t>
      </w:r>
      <w:r w:rsidR="00E4090C" w:rsidRPr="00E80984">
        <w:rPr>
          <w:rFonts w:hint="eastAsia"/>
          <w:lang w:val="en-AU"/>
        </w:rPr>
        <w:t>SL</w:t>
      </w:r>
      <w:r w:rsidR="00D437A6" w:rsidRPr="00E80984">
        <w:rPr>
          <w:lang w:val="en-AU" w:eastAsia="zh-CN"/>
        </w:rPr>
        <w:t>, which represent</w:t>
      </w:r>
      <w:r w:rsidR="00822D8B" w:rsidRPr="00E80984">
        <w:rPr>
          <w:lang w:val="en-AU" w:eastAsia="zh-CN"/>
        </w:rPr>
        <w:t>s</w:t>
      </w:r>
      <w:r w:rsidR="00D437A6" w:rsidRPr="00E80984">
        <w:rPr>
          <w:lang w:val="en-AU" w:eastAsia="zh-CN"/>
        </w:rPr>
        <w:t xml:space="preserve"> a </w:t>
      </w:r>
      <w:r w:rsidR="00822D8B" w:rsidRPr="00E80984">
        <w:rPr>
          <w:lang w:val="en-AU" w:eastAsia="zh-CN"/>
        </w:rPr>
        <w:t xml:space="preserve">promising </w:t>
      </w:r>
      <w:r w:rsidR="00D437A6" w:rsidRPr="00E80984">
        <w:rPr>
          <w:lang w:val="en-AU" w:eastAsia="zh-CN"/>
        </w:rPr>
        <w:t xml:space="preserve">direction </w:t>
      </w:r>
      <w:r w:rsidR="00FE7ADA" w:rsidRPr="00E80984">
        <w:rPr>
          <w:rFonts w:hint="eastAsia"/>
          <w:lang w:val="en-AU" w:eastAsia="zh-CN"/>
        </w:rPr>
        <w:t>for</w:t>
      </w:r>
      <w:r w:rsidR="00D437A6" w:rsidRPr="00E80984">
        <w:rPr>
          <w:lang w:val="en-AU" w:eastAsia="zh-CN"/>
        </w:rPr>
        <w:t xml:space="preserve"> develop</w:t>
      </w:r>
      <w:r w:rsidR="00202F1C" w:rsidRPr="00E80984">
        <w:rPr>
          <w:lang w:val="en-AU" w:eastAsia="zh-CN"/>
        </w:rPr>
        <w:t xml:space="preserve">ing targeted </w:t>
      </w:r>
      <w:r w:rsidR="0037538C" w:rsidRPr="00E80984">
        <w:rPr>
          <w:lang w:val="en-AU" w:eastAsia="zh-CN"/>
        </w:rPr>
        <w:t>cancer therapy that can effectively kill cancer cells while at the same time spare normal cells</w:t>
      </w:r>
      <w:r w:rsidR="002B4802" w:rsidRPr="00E80984">
        <w:rPr>
          <w:lang w:val="en-AU" w:eastAsia="zh-CN"/>
        </w:rPr>
        <w:t>.</w:t>
      </w:r>
    </w:p>
    <w:p w14:paraId="75107267" w14:textId="60853988" w:rsidR="00460EA8" w:rsidRPr="00E80984" w:rsidRDefault="00D437A6" w:rsidP="00460EA8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A good example of applying </w:t>
      </w:r>
      <w:r w:rsidR="004C7D72" w:rsidRPr="00E80984">
        <w:rPr>
          <w:lang w:val="en-AU" w:eastAsia="zh-CN"/>
        </w:rPr>
        <w:t>SL</w:t>
      </w:r>
      <w:r w:rsidRPr="00E80984">
        <w:rPr>
          <w:lang w:val="en-AU" w:eastAsia="zh-CN"/>
        </w:rPr>
        <w:t xml:space="preserve"> in </w:t>
      </w:r>
      <w:r w:rsidR="006E7999" w:rsidRPr="00E80984">
        <w:rPr>
          <w:lang w:val="en-AU" w:eastAsia="zh-CN"/>
        </w:rPr>
        <w:t xml:space="preserve">breast </w:t>
      </w:r>
      <w:r w:rsidRPr="00E80984">
        <w:rPr>
          <w:lang w:val="en-AU" w:eastAsia="zh-CN"/>
        </w:rPr>
        <w:t xml:space="preserve">cancer therapy is the development of </w:t>
      </w:r>
      <w:r w:rsidRPr="00E80984">
        <w:rPr>
          <w:lang w:val="en-AU"/>
        </w:rPr>
        <w:t>PARP inhibitors</w:t>
      </w:r>
      <w:r w:rsidRPr="00E80984">
        <w:rPr>
          <w:lang w:val="en-AU" w:eastAsia="zh-CN"/>
        </w:rPr>
        <w:t xml:space="preserve"> for </w:t>
      </w:r>
      <w:r w:rsidR="0061134E" w:rsidRPr="00E80984">
        <w:rPr>
          <w:lang w:val="en-AU" w:eastAsia="zh-CN"/>
        </w:rPr>
        <w:t>tumour</w:t>
      </w:r>
      <w:r w:rsidRPr="00E80984">
        <w:rPr>
          <w:lang w:val="en-AU" w:eastAsia="zh-CN"/>
        </w:rPr>
        <w:t xml:space="preserve">s </w:t>
      </w:r>
      <w:r w:rsidR="002B2338" w:rsidRPr="00E80984">
        <w:rPr>
          <w:lang w:val="en-AU" w:eastAsia="zh-CN"/>
        </w:rPr>
        <w:t xml:space="preserve">that are deficient in HR due to </w:t>
      </w:r>
      <w:r w:rsidR="001D2EC6" w:rsidRPr="00E80984">
        <w:rPr>
          <w:rFonts w:hint="eastAsia"/>
          <w:lang w:val="en-AU" w:eastAsia="zh-CN"/>
        </w:rPr>
        <w:t>mutations in</w:t>
      </w:r>
      <w:r w:rsidRPr="00E80984">
        <w:rPr>
          <w:lang w:val="en-AU" w:eastAsia="zh-CN"/>
        </w:rPr>
        <w:t xml:space="preserve"> </w:t>
      </w:r>
      <w:r w:rsidRPr="00E80984">
        <w:rPr>
          <w:i/>
          <w:lang w:val="en-AU" w:eastAsia="zh-CN"/>
        </w:rPr>
        <w:t>BRCA1</w:t>
      </w:r>
      <w:r w:rsidR="002B2338" w:rsidRPr="00E80984">
        <w:rPr>
          <w:rFonts w:hint="eastAsia"/>
          <w:lang w:val="en-AU" w:eastAsia="zh-CN"/>
        </w:rPr>
        <w:t xml:space="preserve"> </w:t>
      </w:r>
      <w:r w:rsidR="001D2EC6" w:rsidRPr="00E80984">
        <w:rPr>
          <w:rFonts w:hint="eastAsia"/>
          <w:lang w:val="en-AU" w:eastAsia="zh-CN"/>
        </w:rPr>
        <w:t xml:space="preserve">or </w:t>
      </w:r>
      <w:r w:rsidRPr="00E80984">
        <w:rPr>
          <w:i/>
          <w:lang w:val="en-AU" w:eastAsia="zh-CN"/>
        </w:rPr>
        <w:t>BRCA2</w:t>
      </w:r>
      <w:r w:rsidR="00F26B36" w:rsidRPr="00E80984">
        <w:rPr>
          <w:i/>
          <w:lang w:val="en-AU" w:eastAsia="zh-CN"/>
        </w:rPr>
        <w:t xml:space="preserve"> </w:t>
      </w:r>
      <w:r w:rsidR="00197B0E" w:rsidRPr="00E80984">
        <w:rPr>
          <w:i/>
          <w:lang w:val="en-AU" w:eastAsia="zh-CN"/>
        </w:rPr>
        <w:fldChar w:fldCharType="begin"/>
      </w:r>
      <w:r w:rsidR="00CA74E2">
        <w:rPr>
          <w:i/>
          <w:lang w:val="en-AU" w:eastAsia="zh-CN"/>
        </w:rPr>
        <w:instrText xml:space="preserve"> ADDIN PAPERS2_CITATIONS &lt;citation&gt;&lt;uuid&gt;C4CBDCD9-02BB-4A77-9B7E-6C61AF918607&lt;/uuid&gt;&lt;priority&gt;62&lt;/priority&gt;&lt;publications&gt;&lt;publication&gt;&lt;uuid&gt;17BC8AB4-6126-48E1-8FA3-6E7983EEA03C&lt;/uuid&gt;&lt;volume&gt;434&lt;/volume&gt;&lt;accepted_date&gt;99200502111200000000222000&lt;/accepted_date&gt;&lt;doi&gt;10.1038/nature03445&lt;/doi&gt;&lt;startpage&gt;917&lt;/startpage&gt;&lt;publication_date&gt;99200504141200000000222000&lt;/publication_date&gt;&lt;url&gt;http://eutils.ncbi.nlm.nih.gov/entrez/eutils/elink.fcgi?dbfrom=pubmed&amp;amp;id=15829967&amp;amp;retmode=ref&amp;amp;cmd=prlinks&lt;/url&gt;&lt;citekey&gt;Farmer:2005bf&lt;/citekey&gt;&lt;type&gt;400&lt;/type&gt;&lt;title&gt;Targeting the DNA repair defect in BRCA mutant cells as a therapeutic strategy.&lt;/title&gt;&lt;submission_date&gt;99200410141200000000222000&lt;/submission_date&gt;&lt;number&gt;7035&lt;/number&gt;&lt;institution&gt;Cancer Research UK Gene Function and Regulation Group, London, UK.&lt;/institution&gt;&lt;subtype&gt;400&lt;/subtype&gt;&lt;endpage&gt;921&lt;/endpage&gt;&lt;bundle&gt;&lt;publication&gt;&lt;publisher&gt;Nature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Hannah&lt;/firstName&gt;&lt;lastName&gt;Farmer&lt;/lastName&gt;&lt;/author&gt;&lt;author&gt;&lt;firstName&gt;Nuala&lt;/firstName&gt;&lt;lastName&gt;McCabe&lt;/lastName&gt;&lt;/author&gt;&lt;author&gt;&lt;firstName&gt;Christopher&lt;/firstName&gt;&lt;middleNames&gt;J&lt;/middleNames&gt;&lt;lastName&gt;Lord&lt;/lastName&gt;&lt;/author&gt;&lt;author&gt;&lt;firstName&gt;Andrew&lt;/firstName&gt;&lt;middleNames&gt;N J&lt;/middleNames&gt;&lt;lastName&gt;Tutt&lt;/lastName&gt;&lt;/author&gt;&lt;author&gt;&lt;firstName&gt;Damian&lt;/firstName&gt;&lt;middleNames&gt;A&lt;/middleNames&gt;&lt;lastName&gt;Johnson&lt;/lastName&gt;&lt;/author&gt;&lt;author&gt;&lt;firstName&gt;Tobias&lt;/firstName&gt;&lt;middleNames&gt;B&lt;/middleNames&gt;&lt;lastName&gt;Richardson&lt;/lastName&gt;&lt;/author&gt;&lt;author&gt;&lt;firstName&gt;Manuela&lt;/firstName&gt;&lt;lastName&gt;Santarosa&lt;/lastName&gt;&lt;/author&gt;&lt;author&gt;&lt;firstName&gt;Krystyna&lt;/firstName&gt;&lt;middleNames&gt;J&lt;/middleNames&gt;&lt;lastName&gt;Dillon&lt;/lastName&gt;&lt;/author&gt;&lt;author&gt;&lt;firstName&gt;Ian&lt;/firstName&gt;&lt;lastName&gt;Hickson&lt;/lastName&gt;&lt;/author&gt;&lt;author&gt;&lt;firstName&gt;Charlotte&lt;/firstName&gt;&lt;lastName&gt;Knights&lt;/lastName&gt;&lt;/author&gt;&lt;author&gt;&lt;firstName&gt;Niall&lt;/firstName&gt;&lt;middleNames&gt;M B&lt;/middleNames&gt;&lt;lastName&gt;Martin&lt;/lastName&gt;&lt;/author&gt;&lt;author&gt;&lt;firstName&gt;Stephen&lt;/firstName&gt;&lt;middleNames&gt;P&lt;/middleNames&gt;&lt;lastName&gt;Jackson&lt;/lastName&gt;&lt;/author&gt;&lt;author&gt;&lt;firstName&gt;Graeme&lt;/firstName&gt;&lt;middleNames&gt;C M&lt;/middleNames&gt;&lt;lastName&gt;Smith&lt;/lastName&gt;&lt;/author&gt;&lt;author&gt;&lt;firstName&gt;Alan&lt;/firstName&gt;&lt;lastName&gt;Ashworth&lt;/lastName&gt;&lt;/author&gt;&lt;/authors&gt;&lt;/publication&gt;&lt;publication&gt;&lt;uuid&gt;45A1F2CD-A851-4A9B-AC49-E3864A74F93A&lt;/uuid&gt;&lt;volume&gt;434&lt;/volume&gt;&lt;accepted_date&gt;99200502091200000000222000&lt;/accepted_date&gt;&lt;doi&gt;10.1038/nature03443&lt;/doi&gt;&lt;startpage&gt;913&lt;/startpage&gt;&lt;publication_date&gt;99200504141200000000222000&lt;/publication_date&gt;&lt;url&gt;http://eutils.ncbi.nlm.nih.gov/entrez/eutils/elink.fcgi?dbfrom=pubmed&amp;amp;id=15829966&amp;amp;retmode=ref&amp;amp;cmd=prlinks&lt;/url&gt;&lt;citekey&gt;Bryant:2005ba&lt;/citekey&gt;&lt;type&gt;400&lt;/type&gt;&lt;title&gt;Specific killing of BRCA2-deficient tumours with inhibitors of poly(ADP-ribose) polymerase.&lt;/title&gt;&lt;submission_date&gt;99200410141200000000222000&lt;/submission_date&gt;&lt;number&gt;7035&lt;/number&gt;&lt;institution&gt;The Institute for Cancer Studies, University of Sheffield, Medical School, Beech Hill Road, Sheffield S10 2RX, UK.&lt;/institution&gt;&lt;subtype&gt;400&lt;/subtype&gt;&lt;endpage&gt;917&lt;/endpage&gt;&lt;bundle&gt;&lt;publication&gt;&lt;publisher&gt;Nature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Helen&lt;/firstName&gt;&lt;middleNames&gt;E&lt;/middleNames&gt;&lt;lastName&gt;Bryant&lt;/lastName&gt;&lt;/author&gt;&lt;author&gt;&lt;firstName&gt;Niklas&lt;/firstName&gt;&lt;lastName&gt;Schultz&lt;/lastName&gt;&lt;/author&gt;&lt;author&gt;&lt;firstName&gt;Huw&lt;/firstName&gt;&lt;middleNames&gt;D&lt;/middleNames&gt;&lt;lastName&gt;Thomas&lt;/lastName&gt;&lt;/author&gt;&lt;author&gt;&lt;firstName&gt;Kayan&lt;/firstName&gt;&lt;middleNames&gt;M&lt;/middleNames&gt;&lt;lastName&gt;Parker&lt;/lastName&gt;&lt;/author&gt;&lt;author&gt;&lt;firstName&gt;Dan&lt;/firstName&gt;&lt;lastName&gt;Flower&lt;/lastName&gt;&lt;/author&gt;&lt;author&gt;&lt;firstName&gt;Elena&lt;/firstName&gt;&lt;lastName&gt;Lopez&lt;/lastName&gt;&lt;/author&gt;&lt;author&gt;&lt;firstName&gt;Suzanne&lt;/firstName&gt;&lt;lastName&gt;Kyle&lt;/lastName&gt;&lt;/author&gt;&lt;author&gt;&lt;firstName&gt;Mark&lt;/firstName&gt;&lt;lastName&gt;Meuth&lt;/lastName&gt;&lt;/author&gt;&lt;author&gt;&lt;firstName&gt;Nicola&lt;/firstName&gt;&lt;middleNames&gt;J&lt;/middleNames&gt;&lt;lastName&gt;Curtin&lt;/lastName&gt;&lt;/author&gt;&lt;author&gt;&lt;firstName&gt;Thomas&lt;/firstName&gt;&lt;lastName&gt;Helleday&lt;/lastName&gt;&lt;/author&gt;&lt;/authors&gt;&lt;/publication&gt;&lt;/publications&gt;&lt;cites&gt;&lt;/cites&gt;&lt;/citation&gt;</w:instrText>
      </w:r>
      <w:r w:rsidR="00197B0E" w:rsidRPr="00E80984">
        <w:rPr>
          <w:i/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(50, 51)</w:t>
      </w:r>
      <w:r w:rsidR="00197B0E" w:rsidRPr="00E80984">
        <w:rPr>
          <w:i/>
          <w:lang w:val="en-AU" w:eastAsia="zh-CN"/>
        </w:rPr>
        <w:fldChar w:fldCharType="end"/>
      </w:r>
      <w:r w:rsidR="006C0ADE" w:rsidRPr="00E80984">
        <w:rPr>
          <w:lang w:val="en-AU" w:eastAsia="zh-CN"/>
        </w:rPr>
        <w:t xml:space="preserve">. </w:t>
      </w:r>
      <w:r w:rsidR="00A2309F" w:rsidRPr="00E80984">
        <w:rPr>
          <w:lang w:val="en-AU" w:eastAsia="zh-CN"/>
        </w:rPr>
        <w:t xml:space="preserve">Although these tumours exhibit extraordinary sensitivity to </w:t>
      </w:r>
      <w:r w:rsidR="006C0ADE" w:rsidRPr="00E80984">
        <w:rPr>
          <w:lang w:val="en-AU" w:eastAsia="zh-CN"/>
        </w:rPr>
        <w:t>PARP</w:t>
      </w:r>
      <w:r w:rsidR="00A2309F" w:rsidRPr="00E80984">
        <w:rPr>
          <w:rFonts w:ascii="Cambria" w:hAnsi="Cambria"/>
          <w:lang w:val="en-AU"/>
        </w:rPr>
        <w:t xml:space="preserve"> </w:t>
      </w:r>
      <w:r w:rsidR="00A2309F" w:rsidRPr="00E80984">
        <w:rPr>
          <w:lang w:val="en-AU" w:eastAsia="zh-CN"/>
        </w:rPr>
        <w:t>inhibitors at concentrations that are safe for normal tissues</w:t>
      </w:r>
      <w:r w:rsidR="00197B0E" w:rsidRPr="00E80984">
        <w:rPr>
          <w:lang w:val="en-AU" w:eastAsia="zh-CN"/>
        </w:rPr>
        <w:t xml:space="preserve"> </w:t>
      </w:r>
      <w:r w:rsidR="00197B0E" w:rsidRPr="00E80984">
        <w:rPr>
          <w:i/>
          <w:lang w:val="en-AU" w:eastAsia="zh-CN"/>
        </w:rPr>
        <w:fldChar w:fldCharType="begin"/>
      </w:r>
      <w:r w:rsidR="00CA74E2">
        <w:rPr>
          <w:i/>
          <w:lang w:val="en-AU" w:eastAsia="zh-CN"/>
        </w:rPr>
        <w:instrText xml:space="preserve"> ADDIN PAPERS2_CITATIONS &lt;citation&gt;&lt;uuid&gt;6E9D4266-2A0D-40CE-B230-DBC1DFE6D630&lt;/uuid&gt;&lt;priority&gt;63&lt;/priority&gt;&lt;publications&gt;&lt;publication&gt;&lt;uuid&gt;17BC8AB4-6126-48E1-8FA3-6E7983EEA03C&lt;/uuid&gt;&lt;volume&gt;434&lt;/volume&gt;&lt;accepted_date&gt;99200502111200000000222000&lt;/accepted_date&gt;&lt;doi&gt;10.1038/nature03445&lt;/doi&gt;&lt;startpage&gt;917&lt;/startpage&gt;&lt;publication_date&gt;99200504141200000000222000&lt;/publication_date&gt;&lt;url&gt;http://eutils.ncbi.nlm.nih.gov/entrez/eutils/elink.fcgi?dbfrom=pubmed&amp;amp;id=15829967&amp;amp;retmode=ref&amp;amp;cmd=prlinks&lt;/url&gt;&lt;citekey&gt;Farmer:2005bf&lt;/citekey&gt;&lt;type&gt;400&lt;/type&gt;&lt;title&gt;Targeting the DNA repair defect in BRCA mutant cells as a therapeutic strategy.&lt;/title&gt;&lt;submission_date&gt;99200410141200000000222000&lt;/submission_date&gt;&lt;number&gt;7035&lt;/number&gt;&lt;institution&gt;Cancer Research UK Gene Function and Regulation Group, London, UK.&lt;/institution&gt;&lt;subtype&gt;400&lt;/subtype&gt;&lt;endpage&gt;921&lt;/endpage&gt;&lt;bundle&gt;&lt;publication&gt;&lt;publisher&gt;Nature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Hannah&lt;/firstName&gt;&lt;lastName&gt;Farmer&lt;/lastName&gt;&lt;/author&gt;&lt;author&gt;&lt;firstName&gt;Nuala&lt;/firstName&gt;&lt;lastName&gt;McCabe&lt;/lastName&gt;&lt;/author&gt;&lt;author&gt;&lt;firstName&gt;Christopher&lt;/firstName&gt;&lt;middleNames&gt;J&lt;/middleNames&gt;&lt;lastName&gt;Lord&lt;/lastName&gt;&lt;/author&gt;&lt;author&gt;&lt;firstName&gt;Andrew&lt;/firstName&gt;&lt;middleNames&gt;N J&lt;/middleNames&gt;&lt;lastName&gt;Tutt&lt;/lastName&gt;&lt;/author&gt;&lt;author&gt;&lt;firstName&gt;Damian&lt;/firstName&gt;&lt;middleNames&gt;A&lt;/middleNames&gt;&lt;lastName&gt;Johnson&lt;/lastName&gt;&lt;/author&gt;&lt;author&gt;&lt;firstName&gt;Tobias&lt;/firstName&gt;&lt;middleNames&gt;B&lt;/middleNames&gt;&lt;lastName&gt;Richardson&lt;/lastName&gt;&lt;/author&gt;&lt;author&gt;&lt;firstName&gt;Manuela&lt;/firstName&gt;&lt;lastName&gt;Santarosa&lt;/lastName&gt;&lt;/author&gt;&lt;author&gt;&lt;firstName&gt;Krystyna&lt;/firstName&gt;&lt;middleNames&gt;J&lt;/middleNames&gt;&lt;lastName&gt;Dillon&lt;/lastName&gt;&lt;/author&gt;&lt;author&gt;&lt;firstName&gt;Ian&lt;/firstName&gt;&lt;lastName&gt;Hickson&lt;/lastName&gt;&lt;/author&gt;&lt;author&gt;&lt;firstName&gt;Charlotte&lt;/firstName&gt;&lt;lastName&gt;Knights&lt;/lastName&gt;&lt;/author&gt;&lt;author&gt;&lt;firstName&gt;Niall&lt;/firstName&gt;&lt;middleNames&gt;M B&lt;/middleNames&gt;&lt;lastName&gt;Martin&lt;/lastName&gt;&lt;/author&gt;&lt;author&gt;&lt;firstName&gt;Stephen&lt;/firstName&gt;&lt;middleNames&gt;P&lt;/middleNames&gt;&lt;lastName&gt;Jackson&lt;/lastName&gt;&lt;/author&gt;&lt;author&gt;&lt;firstName&gt;Graeme&lt;/firstName&gt;&lt;middleNames&gt;C M&lt;/middleNames&gt;&lt;lastName&gt;Smith&lt;/lastName&gt;&lt;/author&gt;&lt;author&gt;&lt;firstName&gt;Alan&lt;/firstName&gt;&lt;lastName&gt;Ashworth&lt;/lastName&gt;&lt;/author&gt;&lt;/authors&gt;&lt;/publication&gt;&lt;publication&gt;&lt;uuid&gt;45A1F2CD-A851-4A9B-AC49-E3864A74F93A&lt;/uuid&gt;&lt;volume&gt;434&lt;/volume&gt;&lt;accepted_date&gt;99200502091200000000222000&lt;/accepted_date&gt;&lt;doi&gt;10.1038/nature03443&lt;/doi&gt;&lt;startpage&gt;913&lt;/startpage&gt;&lt;publication_date&gt;99200504141200000000222000&lt;/publication_date&gt;&lt;url&gt;http://eutils.ncbi.nlm.nih.gov/entrez/eutils/elink.fcgi?dbfrom=pubmed&amp;amp;id=15829966&amp;amp;retmode=ref&amp;amp;cmd=prlinks&lt;/url&gt;&lt;citekey&gt;Bryant:2005ba&lt;/citekey&gt;&lt;type&gt;400&lt;/type&gt;&lt;title&gt;Specific killing of BRCA2-deficient tumours with inhibitors of poly(ADP-ribose) polymerase.&lt;/title&gt;&lt;submission_date&gt;99200410141200000000222000&lt;/submission_date&gt;&lt;number&gt;7035&lt;/number&gt;&lt;institution&gt;The Institute for Cancer Studies, University of Sheffield, Medical School, Beech Hill Road, Sheffield S10 2RX, UK.&lt;/institution&gt;&lt;subtype&gt;400&lt;/subtype&gt;&lt;endpage&gt;917&lt;/endpage&gt;&lt;bundle&gt;&lt;publication&gt;&lt;publisher&gt;Nature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Helen&lt;/firstName&gt;&lt;middleNames&gt;E&lt;/middleNames&gt;&lt;lastName&gt;Bryant&lt;/lastName&gt;&lt;/author&gt;&lt;author&gt;&lt;firstName&gt;Niklas&lt;/firstName&gt;&lt;lastName&gt;Schultz&lt;/lastName&gt;&lt;/author&gt;&lt;author&gt;&lt;firstName&gt;Huw&lt;/firstName&gt;&lt;middleNames&gt;D&lt;/middleNames&gt;&lt;lastName&gt;Thomas&lt;/lastName&gt;&lt;/author&gt;&lt;author&gt;&lt;firstName&gt;Kayan&lt;/firstName&gt;&lt;middleNames&gt;M&lt;/middleNames&gt;&lt;lastName&gt;Parker&lt;/lastName&gt;&lt;/author&gt;&lt;author&gt;&lt;firstName&gt;Dan&lt;/firstName&gt;&lt;lastName&gt;Flower&lt;/lastName&gt;&lt;/author&gt;&lt;author&gt;&lt;firstName&gt;Elena&lt;/firstName&gt;&lt;lastName&gt;Lopez&lt;/lastName&gt;&lt;/author&gt;&lt;author&gt;&lt;firstName&gt;Suzanne&lt;/firstName&gt;&lt;lastName&gt;Kyle&lt;/lastName&gt;&lt;/author&gt;&lt;author&gt;&lt;firstName&gt;Mark&lt;/firstName&gt;&lt;lastName&gt;Meuth&lt;/lastName&gt;&lt;/author&gt;&lt;author&gt;&lt;firstName&gt;Nicola&lt;/firstName&gt;&lt;middleNames&gt;J&lt;/middleNames&gt;&lt;lastName&gt;Curtin&lt;/lastName&gt;&lt;/author&gt;&lt;author&gt;&lt;firstName&gt;Thomas&lt;/firstName&gt;&lt;lastName&gt;Helleday&lt;/lastName&gt;&lt;/author&gt;&lt;/authors&gt;&lt;/publication&gt;&lt;/publications&gt;&lt;cites&gt;&lt;/cites&gt;&lt;/citation&gt;</w:instrText>
      </w:r>
      <w:r w:rsidR="00197B0E" w:rsidRPr="00E80984">
        <w:rPr>
          <w:i/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(50, 51)</w:t>
      </w:r>
      <w:r w:rsidR="00197B0E" w:rsidRPr="00E80984">
        <w:rPr>
          <w:lang w:val="en-AU" w:eastAsia="zh-CN"/>
        </w:rPr>
        <w:fldChar w:fldCharType="end"/>
      </w:r>
      <w:r w:rsidR="00A2309F" w:rsidRPr="00E80984">
        <w:rPr>
          <w:lang w:val="en-AU" w:eastAsia="zh-CN"/>
        </w:rPr>
        <w:t xml:space="preserve">, </w:t>
      </w:r>
      <w:r w:rsidR="00F33D4C" w:rsidRPr="00E80984">
        <w:rPr>
          <w:lang w:val="en-AU" w:eastAsia="zh-CN"/>
        </w:rPr>
        <w:t xml:space="preserve">the exact mechanism underlying this </w:t>
      </w:r>
      <w:r w:rsidR="00887BD5" w:rsidRPr="00E80984">
        <w:rPr>
          <w:lang w:val="en-AU" w:eastAsia="zh-CN"/>
        </w:rPr>
        <w:t>observation</w:t>
      </w:r>
      <w:r w:rsidR="00F33D4C" w:rsidRPr="00E80984">
        <w:rPr>
          <w:lang w:val="en-AU" w:eastAsia="zh-CN"/>
        </w:rPr>
        <w:t xml:space="preserve"> remains somewhat contentious. </w:t>
      </w:r>
      <w:r w:rsidR="000801B7" w:rsidRPr="00E80984">
        <w:rPr>
          <w:lang w:val="en-AU" w:eastAsia="zh-CN"/>
        </w:rPr>
        <w:t>It was suggested</w:t>
      </w:r>
      <w:r w:rsidR="00176299" w:rsidRPr="00E80984">
        <w:rPr>
          <w:lang w:val="en-AU" w:eastAsia="zh-CN"/>
        </w:rPr>
        <w:t xml:space="preserve"> that </w:t>
      </w:r>
      <w:r w:rsidR="00907A37" w:rsidRPr="00E80984">
        <w:rPr>
          <w:lang w:val="en-AU" w:eastAsia="zh-CN"/>
        </w:rPr>
        <w:t>the inhibition of PARP results in compromised repair of the</w:t>
      </w:r>
      <w:r w:rsidRPr="00E80984">
        <w:rPr>
          <w:lang w:val="en-AU" w:eastAsia="zh-CN"/>
        </w:rPr>
        <w:t xml:space="preserve"> BER pathway</w:t>
      </w:r>
      <w:r w:rsidR="00907A37" w:rsidRPr="00E80984">
        <w:rPr>
          <w:lang w:val="en-AU" w:eastAsia="zh-CN"/>
        </w:rPr>
        <w:t xml:space="preserve">, leading to accumulation of SSBs that will be converted into DSBs during DNA replication. In normal cells, these resultant DSBs </w:t>
      </w:r>
      <w:r w:rsidR="007E1ABF" w:rsidRPr="00E80984">
        <w:rPr>
          <w:lang w:val="en-AU" w:eastAsia="zh-CN"/>
        </w:rPr>
        <w:t xml:space="preserve">can be repaired </w:t>
      </w:r>
      <w:r w:rsidR="003B47E7" w:rsidRPr="00E80984">
        <w:rPr>
          <w:lang w:val="en-AU" w:eastAsia="zh-CN"/>
        </w:rPr>
        <w:t>by HR, but for</w:t>
      </w:r>
      <w:r w:rsidR="00907A37" w:rsidRPr="00E80984">
        <w:rPr>
          <w:lang w:val="en-AU" w:eastAsia="zh-CN"/>
        </w:rPr>
        <w:t xml:space="preserve"> cancer cells </w:t>
      </w:r>
      <w:r w:rsidR="003B47E7" w:rsidRPr="00E80984">
        <w:rPr>
          <w:lang w:val="en-AU" w:eastAsia="zh-CN"/>
        </w:rPr>
        <w:t>that are defective in HR, these DSBs will be accumulated and eventually induce cell death</w:t>
      </w:r>
      <w:r w:rsidR="00F4493C" w:rsidRPr="00E80984">
        <w:rPr>
          <w:lang w:val="en-AU" w:eastAsia="zh-CN"/>
        </w:rPr>
        <w:t xml:space="preserve"> </w:t>
      </w:r>
      <w:r w:rsidR="003A5CD5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19AA2333-4A35-4243-8AEB-CCE59D836964&lt;/uuid&gt;&lt;priority&gt;64&lt;/priority&gt;&lt;publications&gt;&lt;publication&gt;&lt;uuid&gt;BDA8C830-2F63-439D-B7F4-5F61300F22A5&lt;/uuid&gt;&lt;volume&gt;10&lt;/volume&gt;&lt;doi&gt;10.1038/nrc2812&lt;/doi&gt;&lt;startpage&gt;293&lt;/startpage&gt;&lt;publication_date&gt;99201004001200000000220000&lt;/publication_date&gt;&lt;url&gt;http://eutils.ncbi.nlm.nih.gov/entrez/eutils/elink.fcgi?dbfrom=pubmed&amp;amp;id=20200537&amp;amp;retmode=ref&amp;amp;cmd=prlinks&lt;/url&gt;&lt;citekey&gt;Rouleau:2010gw&lt;/citekey&gt;&lt;type&gt;400&lt;/type&gt;&lt;title&gt;PARP inhibition: PARP1 and beyond.&lt;/title&gt;&lt;institution&gt;Laval University Medical Research Center, Laval University, Québec, Canada.&lt;/institution&gt;&lt;number&gt;4&lt;/number&gt;&lt;subtype&gt;400&lt;/subtype&gt;&lt;endpage&gt;301&lt;/endpage&gt;&lt;bundle&gt;&lt;publication&gt;&lt;title&gt;Nature Reviews Cancer&lt;/title&gt;&lt;type&gt;-100&lt;/type&gt;&lt;subtype&gt;-100&lt;/subtype&gt;&lt;uuid&gt;9D8853CB-ABA4-4E80-B52B-D9EF315CA25E&lt;/uuid&gt;&lt;/publication&gt;&lt;/bundle&gt;&lt;authors&gt;&lt;author&gt;&lt;firstName&gt;Michèle&lt;/firstName&gt;&lt;lastName&gt;Rouleau&lt;/lastName&gt;&lt;/author&gt;&lt;author&gt;&lt;firstName&gt;Anand&lt;/firstName&gt;&lt;lastName&gt;Patel&lt;/lastName&gt;&lt;/author&gt;&lt;author&gt;&lt;firstName&gt;Michael&lt;/firstName&gt;&lt;middleNames&gt;J&lt;/middleNames&gt;&lt;lastName&gt;Hendzel&lt;/lastName&gt;&lt;/author&gt;&lt;author&gt;&lt;firstName&gt;Scott&lt;/firstName&gt;&lt;middleNames&gt;H&lt;/middleNames&gt;&lt;lastName&gt;Kaufmann&lt;/lastName&gt;&lt;/author&gt;&lt;author&gt;&lt;firstName&gt;Guy&lt;/firstName&gt;&lt;middleNames&gt;G&lt;/middleNames&gt;&lt;lastName&gt;Poirier&lt;/lastName&gt;&lt;/author&gt;&lt;/authors&gt;&lt;/publication&gt;&lt;/publications&gt;&lt;cites&gt;&lt;/cites&gt;&lt;/citation&gt;</w:instrText>
      </w:r>
      <w:r w:rsidR="003A5CD5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(52)</w:t>
      </w:r>
      <w:r w:rsidR="003A5CD5" w:rsidRPr="00E80984">
        <w:rPr>
          <w:lang w:val="en-AU" w:eastAsia="zh-CN"/>
        </w:rPr>
        <w:fldChar w:fldCharType="end"/>
      </w:r>
      <w:r w:rsidR="003B47E7" w:rsidRPr="00E80984">
        <w:rPr>
          <w:lang w:val="en-AU" w:eastAsia="zh-CN"/>
        </w:rPr>
        <w:t>.</w:t>
      </w:r>
      <w:r w:rsidR="00A833B8">
        <w:rPr>
          <w:lang w:val="en-AU" w:eastAsia="zh-CN"/>
        </w:rPr>
        <w:t xml:space="preserve"> </w:t>
      </w:r>
      <w:proofErr w:type="gramStart"/>
      <w:r w:rsidR="00A833B8">
        <w:rPr>
          <w:lang w:val="en-AU" w:eastAsia="zh-CN"/>
        </w:rPr>
        <w:t>T</w:t>
      </w:r>
      <w:r w:rsidR="00460EA8" w:rsidRPr="00E80984">
        <w:rPr>
          <w:lang w:val="en-AU" w:eastAsia="zh-CN"/>
        </w:rPr>
        <w:t>his explanation</w:t>
      </w:r>
      <w:r w:rsidR="00A833B8">
        <w:rPr>
          <w:lang w:val="en-AU" w:eastAsia="zh-CN"/>
        </w:rPr>
        <w:t>, however,</w:t>
      </w:r>
      <w:r w:rsidR="00460EA8" w:rsidRPr="00E80984">
        <w:rPr>
          <w:lang w:val="en-AU" w:eastAsia="zh-CN"/>
        </w:rPr>
        <w:t xml:space="preserve"> </w:t>
      </w:r>
      <w:r w:rsidR="00D62C99" w:rsidRPr="00E80984">
        <w:rPr>
          <w:lang w:val="en-AU" w:eastAsia="zh-CN"/>
        </w:rPr>
        <w:t>has been challenged by alternative models</w:t>
      </w:r>
      <w:proofErr w:type="gramEnd"/>
      <w:r w:rsidR="00460EA8" w:rsidRPr="00E80984">
        <w:rPr>
          <w:lang w:val="en-AU" w:eastAsia="zh-CN"/>
        </w:rPr>
        <w:t xml:space="preserve">. </w:t>
      </w:r>
      <w:r w:rsidR="00D62C99" w:rsidRPr="00E80984">
        <w:rPr>
          <w:lang w:val="en-AU" w:eastAsia="zh-CN"/>
        </w:rPr>
        <w:t xml:space="preserve">In particular, Patel et al. showed that the NHEJ pathway is the major contributor to the cytotoxicity generated by PARP inhibitors in HR-deficient cell. </w:t>
      </w:r>
      <w:r w:rsidR="00460EA8" w:rsidRPr="00E80984">
        <w:rPr>
          <w:lang w:val="en-AU" w:eastAsia="zh-CN"/>
        </w:rPr>
        <w:t xml:space="preserve">A </w:t>
      </w:r>
      <w:r w:rsidR="00460EA8" w:rsidRPr="00E80984">
        <w:rPr>
          <w:lang w:val="en-AU" w:eastAsia="zh-CN"/>
        </w:rPr>
        <w:lastRenderedPageBreak/>
        <w:t xml:space="preserve">detailed description regarding the recent advances in this field is given in the publication </w:t>
      </w:r>
      <w:r w:rsidR="00460EA8" w:rsidRPr="00E80984">
        <w:rPr>
          <w:lang w:val="en-AU" w:eastAsia="zh-CN"/>
        </w:rPr>
        <w:fldChar w:fldCharType="begin"/>
      </w:r>
      <w:r w:rsidR="00CA74E2">
        <w:rPr>
          <w:lang w:val="en-AU" w:eastAsia="zh-CN"/>
        </w:rPr>
        <w:instrText xml:space="preserve"> ADDIN PAPERS2_CITATIONS &lt;citation&gt;&lt;uuid&gt;B01C4BAA-75AA-4EC7-B36D-45236991DA35&lt;/uuid&gt;&lt;priority&gt;65&lt;/priority&gt;&lt;publications&gt;&lt;publication&gt;&lt;uuid&gt;E7B80428-0F2A-4C5B-80E8-68D4FC260D90&lt;/uuid&gt;&lt;volume&gt;42&lt;/volume&gt;&lt;doi&gt;10.1093/nar/gku284&lt;/doi&gt;&lt;startpage&gt;6106&lt;/startpage&gt;&lt;publication_date&gt;99201400001200000000200000&lt;/publication_date&gt;&lt;url&gt;http://eutils.ncbi.nlm.nih.gov/entrez/eutils/elink.fcgi?dbfrom=pubmed&amp;amp;id=24792170&amp;amp;retmode=ref&amp;amp;cmd=prlinks&lt;/url&gt;&lt;type&gt;400&lt;/type&gt;&lt;title&gt;A fine-scale dissection of the DNA double-strand break repair machinery and its implications for breast cancer therapy.&lt;/title&gt;&lt;institution&gt;Institute for Molecular Bioscience, The University of Queensland, St. Lucia QLD 4072, Australia.&lt;/institution&gt;&lt;number&gt;10&lt;/number&gt;&lt;subtype&gt;400&lt;/subtype&gt;&lt;endpage&gt;6127&lt;/endpage&gt;&lt;bundle&gt;&lt;publication&gt;&lt;title&gt;Nucleic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Chao&lt;/firstName&gt;&lt;lastName&gt;Liu&lt;/lastName&gt;&lt;/author&gt;&lt;author&gt;&lt;firstName&gt;Sriganesh&lt;/firstName&gt;&lt;lastName&gt;Srihari&lt;/lastName&gt;&lt;/author&gt;&lt;author&gt;&lt;firstName&gt;Kim-Anh&lt;/firstName&gt;&lt;lastName&gt;Lê Cao&lt;/lastName&gt;&lt;/author&gt;&lt;author&gt;&lt;firstName&gt;Georgia&lt;/firstName&gt;&lt;lastName&gt;Chenevix-Trench&lt;/lastName&gt;&lt;/author&gt;&lt;author&gt;&lt;firstName&gt;Peter&lt;/firstName&gt;&lt;middleNames&gt;T&lt;/middleNames&gt;&lt;lastName&gt;Simpson&lt;/lastName&gt;&lt;/author&gt;&lt;author&gt;&lt;firstName&gt;Mark&lt;/firstName&gt;&lt;middleNames&gt;A&lt;/middleNames&gt;&lt;lastName&gt;Ragan&lt;/lastName&gt;&lt;/author&gt;&lt;author&gt;&lt;firstName&gt;Kum&lt;/firstName&gt;&lt;middleNames&gt;Kum&lt;/middleNames&gt;&lt;lastName&gt;Khanna&lt;/lastName&gt;&lt;/author&gt;&lt;/authors&gt;&lt;/publication&gt;&lt;/publications&gt;&lt;cites&gt;&lt;/cites&gt;&lt;/citation&gt;</w:instrText>
      </w:r>
      <w:r w:rsidR="00460EA8" w:rsidRPr="00E80984">
        <w:rPr>
          <w:lang w:val="en-AU" w:eastAsia="zh-CN"/>
        </w:rPr>
        <w:fldChar w:fldCharType="separate"/>
      </w:r>
      <w:r w:rsidR="00A62C51" w:rsidRPr="00E80984">
        <w:rPr>
          <w:lang w:val="en-AU" w:eastAsia="zh-TW"/>
        </w:rPr>
        <w:t>(49)</w:t>
      </w:r>
      <w:r w:rsidR="00460EA8" w:rsidRPr="00E80984">
        <w:rPr>
          <w:lang w:val="en-AU" w:eastAsia="zh-CN"/>
        </w:rPr>
        <w:fldChar w:fldCharType="end"/>
      </w:r>
      <w:r w:rsidR="00CB1295">
        <w:rPr>
          <w:lang w:val="en-AU" w:eastAsia="zh-CN"/>
        </w:rPr>
        <w:t xml:space="preserve"> </w:t>
      </w:r>
      <w:r w:rsidR="00460EA8" w:rsidRPr="00E80984">
        <w:rPr>
          <w:lang w:val="en-AU" w:eastAsia="zh-CN"/>
        </w:rPr>
        <w:t>included in Chapter Two.</w:t>
      </w:r>
    </w:p>
    <w:p w14:paraId="1539C44D" w14:textId="48A8F3C9" w:rsidR="00813F99" w:rsidRDefault="00F00513" w:rsidP="00A73B75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>To summarise</w:t>
      </w:r>
      <w:r w:rsidR="00D437A6" w:rsidRPr="00E80984">
        <w:rPr>
          <w:lang w:val="en-AU" w:eastAsia="zh-CN"/>
        </w:rPr>
        <w:t xml:space="preserve"> the biological part of this </w:t>
      </w:r>
      <w:r w:rsidR="004C6EF6" w:rsidRPr="00E80984">
        <w:rPr>
          <w:lang w:val="en-AU" w:eastAsia="zh-CN"/>
        </w:rPr>
        <w:t>thesis introduction</w:t>
      </w:r>
      <w:r w:rsidR="00D437A6" w:rsidRPr="00E80984">
        <w:rPr>
          <w:lang w:val="en-AU" w:eastAsia="zh-CN"/>
        </w:rPr>
        <w:t xml:space="preserve">, </w:t>
      </w:r>
      <w:r w:rsidR="00C30755" w:rsidRPr="00E80984">
        <w:rPr>
          <w:lang w:val="en-AU" w:eastAsia="zh-CN"/>
        </w:rPr>
        <w:t xml:space="preserve">a major obstacle in current breast cancer management is </w:t>
      </w:r>
      <w:r w:rsidR="00283C81" w:rsidRPr="00E80984">
        <w:rPr>
          <w:lang w:val="en-AU" w:eastAsia="zh-CN"/>
        </w:rPr>
        <w:t xml:space="preserve">the extensive </w:t>
      </w:r>
      <w:r w:rsidR="00C30755" w:rsidRPr="00E80984">
        <w:rPr>
          <w:lang w:val="en-AU" w:eastAsia="zh-CN"/>
        </w:rPr>
        <w:t>heterogeneity</w:t>
      </w:r>
      <w:r w:rsidR="00283C81" w:rsidRPr="00E80984">
        <w:rPr>
          <w:lang w:val="en-AU" w:eastAsia="zh-CN"/>
        </w:rPr>
        <w:t xml:space="preserve"> observed between breast cancer </w:t>
      </w:r>
      <w:r w:rsidR="00A81AD7" w:rsidRPr="00E80984">
        <w:rPr>
          <w:lang w:val="en-AU" w:eastAsia="zh-CN"/>
        </w:rPr>
        <w:t>patients</w:t>
      </w:r>
      <w:r w:rsidR="00DF60CF" w:rsidRPr="00E80984">
        <w:rPr>
          <w:lang w:val="en-AU" w:eastAsia="zh-CN"/>
        </w:rPr>
        <w:t>.</w:t>
      </w:r>
      <w:r w:rsidR="00C30755" w:rsidRPr="00E80984">
        <w:rPr>
          <w:lang w:val="en-AU" w:eastAsia="zh-CN"/>
        </w:rPr>
        <w:t xml:space="preserve"> </w:t>
      </w:r>
      <w:r w:rsidR="006E0B86" w:rsidRPr="00E80984">
        <w:rPr>
          <w:lang w:val="en-AU" w:eastAsia="zh-CN"/>
        </w:rPr>
        <w:t>S</w:t>
      </w:r>
      <w:r w:rsidR="00DF60CF" w:rsidRPr="00E80984">
        <w:rPr>
          <w:lang w:val="en-AU" w:eastAsia="zh-CN"/>
        </w:rPr>
        <w:t>uccessful</w:t>
      </w:r>
      <w:r w:rsidR="006E0B86" w:rsidRPr="00E80984">
        <w:rPr>
          <w:lang w:val="en-AU" w:eastAsia="zh-CN"/>
        </w:rPr>
        <w:t>ly dissecting</w:t>
      </w:r>
      <w:r w:rsidR="00A81AD7" w:rsidRPr="00E80984">
        <w:rPr>
          <w:lang w:val="en-AU" w:eastAsia="zh-CN"/>
        </w:rPr>
        <w:t xml:space="preserve"> </w:t>
      </w:r>
      <w:r w:rsidR="00DF60CF" w:rsidRPr="00E80984">
        <w:rPr>
          <w:lang w:val="en-AU" w:eastAsia="zh-CN"/>
        </w:rPr>
        <w:t xml:space="preserve">this heterogeneity, ideally at </w:t>
      </w:r>
      <w:r w:rsidR="002D0611" w:rsidRPr="00E80984">
        <w:rPr>
          <w:lang w:val="en-AU" w:eastAsia="zh-CN"/>
        </w:rPr>
        <w:t>individual</w:t>
      </w:r>
      <w:r w:rsidR="00DF60CF" w:rsidRPr="00E80984">
        <w:rPr>
          <w:lang w:val="en-AU" w:eastAsia="zh-CN"/>
        </w:rPr>
        <w:t xml:space="preserve"> level, will lead to enormous improvements in</w:t>
      </w:r>
      <w:r w:rsidR="00C5028D" w:rsidRPr="00E80984">
        <w:rPr>
          <w:lang w:val="en-AU" w:eastAsia="zh-CN"/>
        </w:rPr>
        <w:t xml:space="preserve"> </w:t>
      </w:r>
      <w:r w:rsidR="00DF60CF" w:rsidRPr="00E80984">
        <w:rPr>
          <w:lang w:val="en-AU" w:eastAsia="zh-CN"/>
        </w:rPr>
        <w:t>t</w:t>
      </w:r>
      <w:r w:rsidR="00C5028D" w:rsidRPr="00E80984">
        <w:rPr>
          <w:lang w:val="en-AU" w:eastAsia="zh-CN"/>
        </w:rPr>
        <w:t>reatment effectiveness.</w:t>
      </w:r>
      <w:r w:rsidR="00283C81" w:rsidRPr="00E80984">
        <w:rPr>
          <w:lang w:val="en-AU" w:eastAsia="zh-CN"/>
        </w:rPr>
        <w:t xml:space="preserve"> The </w:t>
      </w:r>
      <w:r w:rsidR="00E5722C" w:rsidRPr="00E80984">
        <w:rPr>
          <w:lang w:val="en-AU" w:eastAsia="zh-CN"/>
        </w:rPr>
        <w:t>cellular</w:t>
      </w:r>
      <w:r w:rsidR="00283C81" w:rsidRPr="00E80984">
        <w:rPr>
          <w:lang w:val="en-AU" w:eastAsia="zh-CN"/>
        </w:rPr>
        <w:t xml:space="preserve"> </w:t>
      </w:r>
      <w:r w:rsidR="002519F5" w:rsidRPr="00E80984">
        <w:rPr>
          <w:lang w:val="en-AU" w:eastAsia="zh-CN"/>
        </w:rPr>
        <w:t>statuses of DNA repair pathways are</w:t>
      </w:r>
      <w:r w:rsidR="00283C81" w:rsidRPr="00E80984">
        <w:rPr>
          <w:lang w:val="en-AU" w:eastAsia="zh-CN"/>
        </w:rPr>
        <w:t xml:space="preserve"> </w:t>
      </w:r>
      <w:r w:rsidR="00AE7CF0" w:rsidRPr="00E80984">
        <w:rPr>
          <w:lang w:val="en-AU" w:eastAsia="zh-CN"/>
        </w:rPr>
        <w:t xml:space="preserve">one of the decisive factors </w:t>
      </w:r>
      <w:r w:rsidR="00860F0B" w:rsidRPr="00E80984">
        <w:rPr>
          <w:lang w:val="en-AU" w:eastAsia="zh-CN"/>
        </w:rPr>
        <w:t>underl</w:t>
      </w:r>
      <w:r w:rsidR="00860F0B" w:rsidRPr="00E80984">
        <w:rPr>
          <w:rFonts w:hint="eastAsia"/>
          <w:lang w:val="en-AU" w:eastAsia="zh-CN"/>
        </w:rPr>
        <w:t>ying</w:t>
      </w:r>
      <w:r w:rsidR="00AE7CF0" w:rsidRPr="00E80984">
        <w:rPr>
          <w:lang w:val="en-AU" w:eastAsia="zh-CN"/>
        </w:rPr>
        <w:t xml:space="preserve"> the sensitivity and resistance of individual tumo</w:t>
      </w:r>
      <w:r w:rsidR="009934E1" w:rsidRPr="00E80984">
        <w:rPr>
          <w:lang w:val="en-AU" w:eastAsia="zh-CN"/>
        </w:rPr>
        <w:t xml:space="preserve">urs to various cancer therapies; however, much is still unknown regarding </w:t>
      </w:r>
      <w:r w:rsidR="009934E1" w:rsidRPr="00E80984">
        <w:rPr>
          <w:bCs/>
          <w:lang w:val="en-AU" w:eastAsia="zh-CN"/>
        </w:rPr>
        <w:t>the mechanisms and statuses of these highly complex pathways in breast cancer.</w:t>
      </w:r>
      <w:r w:rsidR="00AE7CF0" w:rsidRPr="00E80984">
        <w:rPr>
          <w:lang w:val="en-AU" w:eastAsia="zh-CN"/>
        </w:rPr>
        <w:t xml:space="preserve"> </w:t>
      </w:r>
      <w:r w:rsidR="00131418" w:rsidRPr="00E80984">
        <w:rPr>
          <w:lang w:val="en-AU" w:eastAsia="zh-CN"/>
        </w:rPr>
        <w:t xml:space="preserve">This thesis thus aims to </w:t>
      </w:r>
      <w:r w:rsidR="00831132" w:rsidRPr="00E80984">
        <w:rPr>
          <w:lang w:val="en-AU" w:eastAsia="zh-CN"/>
        </w:rPr>
        <w:t xml:space="preserve">perform a </w:t>
      </w:r>
      <w:r w:rsidR="00DB42F3" w:rsidRPr="00E80984">
        <w:rPr>
          <w:lang w:val="en-AU" w:eastAsia="zh-CN"/>
        </w:rPr>
        <w:t>computational</w:t>
      </w:r>
      <w:r w:rsidR="00831132" w:rsidRPr="00E80984">
        <w:rPr>
          <w:lang w:val="en-AU" w:eastAsia="zh-CN"/>
        </w:rPr>
        <w:t xml:space="preserve"> analysis of these important pathways in the context of breast cancer</w:t>
      </w:r>
      <w:r w:rsidR="002B05AA" w:rsidRPr="00E80984">
        <w:rPr>
          <w:lang w:val="en-AU" w:eastAsia="zh-CN"/>
        </w:rPr>
        <w:t xml:space="preserve">, making use of the </w:t>
      </w:r>
      <w:r w:rsidR="00813F99">
        <w:rPr>
          <w:lang w:val="en-AU" w:eastAsia="zh-CN"/>
        </w:rPr>
        <w:t xml:space="preserve">cutting edge bioinformatics tools </w:t>
      </w:r>
      <w:r w:rsidR="00176AB3">
        <w:rPr>
          <w:lang w:val="en-AU" w:eastAsia="zh-CN"/>
        </w:rPr>
        <w:t>emerged</w:t>
      </w:r>
      <w:r w:rsidR="00813F99">
        <w:rPr>
          <w:lang w:val="en-AU" w:eastAsia="zh-CN"/>
        </w:rPr>
        <w:t xml:space="preserve"> in recent years</w:t>
      </w:r>
      <w:r w:rsidR="00831132" w:rsidRPr="00E80984">
        <w:rPr>
          <w:lang w:val="en-AU" w:eastAsia="zh-CN"/>
        </w:rPr>
        <w:t xml:space="preserve">. </w:t>
      </w:r>
    </w:p>
    <w:p w14:paraId="7E658098" w14:textId="120B278A" w:rsidR="00051A89" w:rsidRPr="00E80984" w:rsidRDefault="00DB42F3" w:rsidP="00A73B75">
      <w:pPr>
        <w:pStyle w:val="ManuscriptNormal"/>
        <w:tabs>
          <w:tab w:val="left" w:pos="8100"/>
        </w:tabs>
        <w:rPr>
          <w:lang w:val="en-AU" w:eastAsia="zh-CN"/>
        </w:rPr>
      </w:pPr>
      <w:r w:rsidRPr="00E80984">
        <w:rPr>
          <w:lang w:val="en-AU" w:eastAsia="zh-CN"/>
        </w:rPr>
        <w:t xml:space="preserve">In the remaining </w:t>
      </w:r>
      <w:r w:rsidR="00AF7397" w:rsidRPr="00E80984">
        <w:rPr>
          <w:lang w:val="en-AU" w:eastAsia="zh-CN"/>
        </w:rPr>
        <w:t>sections</w:t>
      </w:r>
      <w:r w:rsidRPr="00E80984">
        <w:rPr>
          <w:lang w:val="en-AU" w:eastAsia="zh-CN"/>
        </w:rPr>
        <w:t xml:space="preserve">, I </w:t>
      </w:r>
      <w:r w:rsidR="006B4E94" w:rsidRPr="00E80984">
        <w:rPr>
          <w:lang w:val="en-AU" w:eastAsia="zh-CN"/>
        </w:rPr>
        <w:t>summarise</w:t>
      </w:r>
      <w:r w:rsidR="008073A0" w:rsidRPr="00E80984">
        <w:rPr>
          <w:lang w:val="en-AU" w:eastAsia="zh-CN"/>
        </w:rPr>
        <w:t xml:space="preserve"> the development of pathway analysis approaches in the filed of bioinformatics, </w:t>
      </w:r>
      <w:r w:rsidR="00981A1F">
        <w:rPr>
          <w:lang w:val="en-AU" w:eastAsia="zh-CN"/>
        </w:rPr>
        <w:t>with</w:t>
      </w:r>
      <w:r w:rsidR="00683C6C" w:rsidRPr="00E80984">
        <w:rPr>
          <w:lang w:val="en-AU" w:eastAsia="zh-CN"/>
        </w:rPr>
        <w:t xml:space="preserve"> emphasis</w:t>
      </w:r>
      <w:r w:rsidR="00981A1F">
        <w:rPr>
          <w:lang w:val="en-AU" w:eastAsia="zh-CN"/>
        </w:rPr>
        <w:t>es</w:t>
      </w:r>
      <w:r w:rsidR="00683C6C" w:rsidRPr="00E80984">
        <w:rPr>
          <w:lang w:val="en-AU" w:eastAsia="zh-CN"/>
        </w:rPr>
        <w:t xml:space="preserve"> on the pros and cons associated with each types of methods and challenges </w:t>
      </w:r>
      <w:r w:rsidR="005560D6" w:rsidRPr="00E80984">
        <w:rPr>
          <w:lang w:val="en-AU" w:eastAsia="zh-CN"/>
        </w:rPr>
        <w:t>that remain.</w:t>
      </w:r>
    </w:p>
    <w:p w14:paraId="5D658CD8" w14:textId="249E2AE6" w:rsidR="00D437A6" w:rsidRPr="00E80984" w:rsidRDefault="00BC07CE" w:rsidP="00A87260">
      <w:pPr>
        <w:pStyle w:val="ManuscriptHeading2"/>
        <w:tabs>
          <w:tab w:val="left" w:pos="8100"/>
        </w:tabs>
        <w:rPr>
          <w:lang w:val="en-AU" w:eastAsia="ja-JP"/>
        </w:rPr>
      </w:pPr>
      <w:bookmarkStart w:id="12" w:name="_Toc233262416"/>
      <w:r w:rsidRPr="00E80984">
        <w:rPr>
          <w:lang w:val="en-AU" w:eastAsia="ja-JP"/>
        </w:rPr>
        <w:t>Overview of p</w:t>
      </w:r>
      <w:r w:rsidR="00D437A6" w:rsidRPr="00E80984">
        <w:rPr>
          <w:lang w:val="en-AU" w:eastAsia="ja-JP"/>
        </w:rPr>
        <w:t>athway analysis</w:t>
      </w:r>
      <w:bookmarkEnd w:id="12"/>
      <w:r w:rsidR="00760BE5" w:rsidRPr="00E80984">
        <w:rPr>
          <w:lang w:val="en-AU" w:eastAsia="ja-JP"/>
        </w:rPr>
        <w:t xml:space="preserve"> approaches</w:t>
      </w:r>
    </w:p>
    <w:p w14:paraId="1BD91C41" w14:textId="77777777" w:rsidR="00D437A6" w:rsidRPr="00E80984" w:rsidRDefault="00D437A6" w:rsidP="00A87260">
      <w:pPr>
        <w:pStyle w:val="ManuscriptHeading3"/>
        <w:tabs>
          <w:tab w:val="left" w:pos="8100"/>
        </w:tabs>
        <w:rPr>
          <w:lang w:val="en-AU" w:eastAsia="ja-JP"/>
        </w:rPr>
      </w:pPr>
      <w:bookmarkStart w:id="13" w:name="_Toc233262417"/>
      <w:r w:rsidRPr="00E80984">
        <w:rPr>
          <w:lang w:val="en-AU" w:eastAsia="ja-JP"/>
        </w:rPr>
        <w:t>Introduction</w:t>
      </w:r>
      <w:bookmarkEnd w:id="13"/>
    </w:p>
    <w:p w14:paraId="731D9EA9" w14:textId="0DBBF3A0" w:rsidR="00D437A6" w:rsidRPr="00E80984" w:rsidRDefault="00D835A1" w:rsidP="00A87260">
      <w:pPr>
        <w:pStyle w:val="ManuscriptNormal"/>
        <w:tabs>
          <w:tab w:val="left" w:pos="8100"/>
        </w:tabs>
        <w:rPr>
          <w:lang w:val="en-AU" w:eastAsia="ja-JP"/>
        </w:rPr>
      </w:pPr>
      <w:r>
        <w:rPr>
          <w:lang w:val="en-AU" w:eastAsia="ja-JP"/>
        </w:rPr>
        <w:t xml:space="preserve">The advent of </w:t>
      </w:r>
      <w:r w:rsidR="00FE5276">
        <w:rPr>
          <w:lang w:val="en-AU" w:eastAsia="ja-JP"/>
        </w:rPr>
        <w:t xml:space="preserve">high-throughput </w:t>
      </w:r>
      <w:r w:rsidR="001F0F60" w:rsidRPr="00E80984">
        <w:rPr>
          <w:lang w:val="en-AU" w:eastAsia="ja-JP"/>
        </w:rPr>
        <w:t xml:space="preserve">whole genome </w:t>
      </w:r>
      <w:r w:rsidR="00284E6F" w:rsidRPr="00E80984">
        <w:rPr>
          <w:lang w:val="en-AU" w:eastAsia="ja-JP"/>
        </w:rPr>
        <w:t xml:space="preserve">profiling </w:t>
      </w:r>
      <w:r w:rsidR="00D437A6" w:rsidRPr="00E80984">
        <w:rPr>
          <w:lang w:val="en-AU" w:eastAsia="ja-JP"/>
        </w:rPr>
        <w:t>techn</w:t>
      </w:r>
      <w:r w:rsidR="001F0F60" w:rsidRPr="00E80984">
        <w:rPr>
          <w:lang w:val="en-AU" w:eastAsia="ja-JP"/>
        </w:rPr>
        <w:t>iques, such as microarray and RNA-</w:t>
      </w:r>
      <w:proofErr w:type="spellStart"/>
      <w:r w:rsidR="001F0F60" w:rsidRPr="00E80984">
        <w:rPr>
          <w:lang w:val="en-AU" w:eastAsia="ja-JP"/>
        </w:rPr>
        <w:t>Seq</w:t>
      </w:r>
      <w:proofErr w:type="spellEnd"/>
      <w:r w:rsidR="00B3368D" w:rsidRPr="00E80984">
        <w:rPr>
          <w:lang w:val="en-AU" w:eastAsia="ja-JP"/>
        </w:rPr>
        <w:t>, ha</w:t>
      </w:r>
      <w:r w:rsidR="00B3368D" w:rsidRPr="00E80984">
        <w:rPr>
          <w:rFonts w:hint="eastAsia"/>
          <w:lang w:val="en-AU" w:eastAsia="ja-JP"/>
        </w:rPr>
        <w:t>s</w:t>
      </w:r>
      <w:r w:rsidR="00B208BC" w:rsidRPr="00E80984">
        <w:rPr>
          <w:lang w:val="en-AU" w:eastAsia="ja-JP"/>
        </w:rPr>
        <w:t xml:space="preserve"> greatly enhanced</w:t>
      </w:r>
      <w:r w:rsidR="00990E31" w:rsidRPr="00E80984">
        <w:rPr>
          <w:lang w:val="en-AU" w:eastAsia="ja-JP"/>
        </w:rPr>
        <w:t xml:space="preserve"> biological research</w:t>
      </w:r>
      <w:r w:rsidR="00D437A6" w:rsidRPr="00E80984">
        <w:rPr>
          <w:lang w:val="en-AU" w:eastAsia="ja-JP"/>
        </w:rPr>
        <w:t xml:space="preserve"> </w:t>
      </w:r>
      <w:r w:rsidR="00990E31" w:rsidRPr="00E80984">
        <w:rPr>
          <w:lang w:val="en-AU" w:eastAsia="ja-JP"/>
        </w:rPr>
        <w:t>by allowing genome-wide measurements</w:t>
      </w:r>
      <w:r w:rsidR="00D437A6" w:rsidRPr="00E80984">
        <w:rPr>
          <w:lang w:val="en-AU" w:eastAsia="ja-JP"/>
        </w:rPr>
        <w:t xml:space="preserve"> of molecular features in a single experiment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DFB42219-2B35-42E9-993F-F3A54855F8F1&lt;/uuid&gt;&lt;priority&gt;66&lt;/priority&gt;&lt;publications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publication&gt;&lt;volume&gt;29&lt;/volume&gt;&lt;number&gt;1&lt;/number&gt;&lt;doi&gt;10.1109/MSP.2011.943037&lt;/doi&gt;&lt;startpage&gt;35&lt;/startpage&gt;&lt;title&gt;The Integration of Biological Pathway Knowledge in Cancer Genomics: A review of existing computational approaches&lt;/title&gt;&lt;uuid&gt;4786B15D-224B-452E-AA6F-4F6E9EC77D8B&lt;/uuid&gt;&lt;subtype&gt;400&lt;/subtype&gt;&lt;endpage&gt;50&lt;/endpage&gt;&lt;type&gt;400&lt;/type&gt;&lt;citekey&gt;Varadan:fq&lt;/citekey&gt;&lt;url&gt;http://ieeexplore.ieee.org/lpdocs/epic03/wrapper.htm?arnumber=6105463&lt;/url&gt;&lt;bundle&gt;&lt;publication&gt;&lt;title&gt;IEEE Signal Processing Magazine&lt;/title&gt;&lt;type&gt;-100&lt;/type&gt;&lt;subtype&gt;-100&lt;/subtype&gt;&lt;uuid&gt;2AF9BD3A-FE5C-42B0-8D6B-F40477B37898&lt;/uuid&gt;&lt;/publication&gt;&lt;/bundle&gt;&lt;authors&gt;&lt;author&gt;&lt;firstName&gt;Vinay&lt;/firstName&gt;&lt;lastName&gt;Varadan&lt;/lastName&gt;&lt;/author&gt;&lt;author&gt;&lt;firstName&gt;Prateek&lt;/firstName&gt;&lt;lastName&gt;Mittal&lt;/lastName&gt;&lt;/author&gt;&lt;author&gt;&lt;firstName&gt;Charles&lt;/firstName&gt;&lt;lastName&gt;Vaske&lt;/lastName&gt;&lt;/author&gt;&lt;author&gt;&lt;firstName&gt;Stephen&lt;/firstName&gt;&lt;lastName&gt;Benz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(53, 54)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. </w:t>
      </w:r>
      <w:commentRangeStart w:id="14"/>
      <w:r w:rsidR="00AF20F2" w:rsidRPr="00E80984">
        <w:rPr>
          <w:lang w:val="en-AU" w:eastAsia="ja-JP"/>
        </w:rPr>
        <w:t xml:space="preserve">Single gene-based analysis </w:t>
      </w:r>
      <w:commentRangeEnd w:id="14"/>
      <w:r w:rsidR="00CE767D">
        <w:rPr>
          <w:rStyle w:val="CommentReference"/>
          <w:rFonts w:ascii="Cambria" w:hAnsi="Cambria"/>
        </w:rPr>
        <w:commentReference w:id="14"/>
      </w:r>
      <w:r w:rsidR="00AF20F2" w:rsidRPr="00E80984">
        <w:rPr>
          <w:lang w:val="en-AU" w:eastAsia="ja-JP"/>
        </w:rPr>
        <w:t>(e.g. t- or F- test) of the high-throughp</w:t>
      </w:r>
      <w:r w:rsidR="0080171D">
        <w:rPr>
          <w:lang w:val="en-AU" w:eastAsia="ja-JP"/>
        </w:rPr>
        <w:t xml:space="preserve">ut </w:t>
      </w:r>
      <w:r w:rsidR="00AF20F2" w:rsidRPr="00E80984">
        <w:rPr>
          <w:lang w:val="en-AU" w:eastAsia="ja-JP"/>
        </w:rPr>
        <w:t xml:space="preserve">data </w:t>
      </w:r>
      <w:r w:rsidR="00D425BA" w:rsidRPr="00E80984">
        <w:rPr>
          <w:lang w:val="en-AU" w:eastAsia="ja-JP"/>
        </w:rPr>
        <w:t>yield</w:t>
      </w:r>
      <w:r w:rsidR="00A80F78" w:rsidRPr="00E80984">
        <w:rPr>
          <w:lang w:val="en-AU" w:eastAsia="ja-JP"/>
        </w:rPr>
        <w:t>s</w:t>
      </w:r>
      <w:r w:rsidR="00D437A6" w:rsidRPr="00E80984">
        <w:rPr>
          <w:lang w:val="en-AU" w:eastAsia="ja-JP"/>
        </w:rPr>
        <w:t xml:space="preserve"> a list of </w:t>
      </w:r>
      <w:r w:rsidR="007D410C" w:rsidRPr="00E80984">
        <w:rPr>
          <w:lang w:val="en-AU" w:eastAsia="ja-JP"/>
        </w:rPr>
        <w:t xml:space="preserve">differentially expressed (DE) </w:t>
      </w:r>
      <w:r w:rsidR="00D437A6" w:rsidRPr="00E80984">
        <w:rPr>
          <w:lang w:val="en-AU" w:eastAsia="ja-JP"/>
        </w:rPr>
        <w:t xml:space="preserve">genes between </w:t>
      </w:r>
      <w:r w:rsidR="00507F99" w:rsidRPr="00E80984">
        <w:rPr>
          <w:lang w:val="en-AU" w:eastAsia="ja-JP"/>
        </w:rPr>
        <w:t xml:space="preserve">two </w:t>
      </w:r>
      <w:r w:rsidR="00D437A6" w:rsidRPr="00E80984">
        <w:rPr>
          <w:lang w:val="en-AU" w:eastAsia="ja-JP"/>
        </w:rPr>
        <w:t xml:space="preserve">different phenotypes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F97F4F7A-10DC-4FE5-8514-83DBAAAB758A&lt;/uuid&gt;&lt;priority&gt;67&lt;/priority&gt;&lt;publications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publication&gt;&lt;uuid&gt;1D296E7E-5D0B-4E95-8FC5-C0E2F9E21CC4&lt;/uuid&gt;&lt;volume&gt;7&lt;/volume&gt;&lt;doi&gt;10.1038/nrg1749&lt;/doi&gt;&lt;startpage&gt;55&lt;/startpage&gt;&lt;publication_date&gt;99200601001200000000220000&lt;/publication_date&gt;&lt;url&gt;http://www.nature.com/doifinder/10.1038/nrg1749&lt;/url&gt;&lt;citekey&gt;Allison:2006ge&lt;/citekey&gt;&lt;type&gt;400&lt;/type&gt;&lt;title&gt;Microarray data analysis: from disarray to consolidation and consensus&lt;/title&gt;&lt;number&gt;1&lt;/number&gt;&lt;subtype&gt;400&lt;/subtype&gt;&lt;endpage&gt;65&lt;/endpage&gt;&lt;bundle&gt;&lt;publication&gt;&lt;title&gt;Nature Reviews Genetics&lt;/title&gt;&lt;type&gt;-100&lt;/type&gt;&lt;subtype&gt;-100&lt;/subtype&gt;&lt;uuid&gt;B7555CEC-E9AF-4DA9-9F30-03D840B266F3&lt;/uuid&gt;&lt;/publication&gt;&lt;/bundle&gt;&lt;authors&gt;&lt;author&gt;&lt;firstName&gt;David&lt;/firstName&gt;&lt;middleNames&gt;B&lt;/middleNames&gt;&lt;lastName&gt;Allison&lt;/lastName&gt;&lt;/author&gt;&lt;author&gt;&lt;firstName&gt;Xiangqin&lt;/firstName&gt;&lt;lastName&gt;Cui&lt;/lastName&gt;&lt;/author&gt;&lt;author&gt;&lt;firstName&gt;Grier&lt;/firstName&gt;&lt;middleNames&gt;P&lt;/middleNames&gt;&lt;lastName&gt;Page&lt;/lastName&gt;&lt;/author&gt;&lt;author&gt;&lt;firstName&gt;Mahyar&lt;/firstName&gt;&lt;lastName&gt;Sabripour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(53, 55)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. </w:t>
      </w:r>
      <w:r w:rsidR="00735152" w:rsidRPr="00E80984">
        <w:rPr>
          <w:lang w:val="en-AU" w:eastAsia="ja-JP"/>
        </w:rPr>
        <w:t>T</w:t>
      </w:r>
      <w:r w:rsidR="00D437A6" w:rsidRPr="00E80984">
        <w:rPr>
          <w:lang w:val="en-AU" w:eastAsia="ja-JP"/>
        </w:rPr>
        <w:t>his list</w:t>
      </w:r>
      <w:r w:rsidR="00735152" w:rsidRPr="00E80984">
        <w:rPr>
          <w:lang w:val="en-AU" w:eastAsia="ja-JP"/>
        </w:rPr>
        <w:t>, however,</w:t>
      </w:r>
      <w:r w:rsidR="00702351" w:rsidRPr="00E80984">
        <w:rPr>
          <w:lang w:val="en-AU" w:eastAsia="ja-JP"/>
        </w:rPr>
        <w:t xml:space="preserve"> is often inadequate in providing</w:t>
      </w:r>
      <w:r w:rsidR="00D437A6" w:rsidRPr="00E80984">
        <w:rPr>
          <w:lang w:val="en-AU" w:eastAsia="ja-JP"/>
        </w:rPr>
        <w:t xml:space="preserve"> </w:t>
      </w:r>
      <w:r w:rsidR="0000245F" w:rsidRPr="00E80984">
        <w:rPr>
          <w:lang w:val="en-AU" w:eastAsia="ja-JP"/>
        </w:rPr>
        <w:t xml:space="preserve">functional </w:t>
      </w:r>
      <w:r w:rsidR="00D437A6" w:rsidRPr="00E80984">
        <w:rPr>
          <w:lang w:val="en-AU" w:eastAsia="ja-JP"/>
        </w:rPr>
        <w:t xml:space="preserve">insights into </w:t>
      </w:r>
      <w:r w:rsidR="0000245F" w:rsidRPr="00E80984">
        <w:rPr>
          <w:lang w:val="en-AU" w:eastAsia="ja-JP"/>
        </w:rPr>
        <w:t xml:space="preserve">underlying </w:t>
      </w:r>
      <w:r w:rsidR="00D437A6" w:rsidRPr="00E80984">
        <w:rPr>
          <w:lang w:val="en-AU" w:eastAsia="ja-JP"/>
        </w:rPr>
        <w:t xml:space="preserve">mechanisms </w:t>
      </w:r>
      <w:r w:rsidR="00B74E84" w:rsidRPr="00E80984">
        <w:rPr>
          <w:lang w:val="en-AU" w:eastAsia="ja-JP"/>
        </w:rPr>
        <w:t>that drive</w:t>
      </w:r>
      <w:r w:rsidR="00E92976" w:rsidRPr="00E80984">
        <w:rPr>
          <w:lang w:val="en-AU" w:eastAsia="ja-JP"/>
        </w:rPr>
        <w:t xml:space="preserve"> the phenotypic distinction</w:t>
      </w:r>
      <w:r w:rsidR="00C702B4" w:rsidRPr="00E80984">
        <w:rPr>
          <w:lang w:val="en-AU" w:eastAsia="ja-JP"/>
        </w:rPr>
        <w:t>. To overcome this limitation</w:t>
      </w:r>
      <w:r w:rsidR="00D437A6" w:rsidRPr="00E80984">
        <w:rPr>
          <w:lang w:val="en-AU" w:eastAsia="ja-JP"/>
        </w:rPr>
        <w:t xml:space="preserve">, new </w:t>
      </w:r>
      <w:r w:rsidR="00D437A6" w:rsidRPr="00E80984">
        <w:rPr>
          <w:lang w:val="en-AU" w:eastAsia="ja-JP"/>
        </w:rPr>
        <w:lastRenderedPageBreak/>
        <w:t xml:space="preserve">methods termed pathway analysis have been developed that shift analysis from gene level to pathway level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9C16CFBC-C911-4B2D-9FAB-EE570F35EA7E&lt;/uuid&gt;&lt;priority&gt;68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507E0A9B-1FBF-4805-A8C3-3977E0EFE18C&lt;/uuid&gt;&lt;volume&gt;23&lt;/volume&gt;&lt;doi&gt;10.1016/j.tibtech.2005.05.011&lt;/doi&gt;&lt;startpage&gt;429&lt;/startpage&gt;&lt;publication_date&gt;99200508001200000000220000&lt;/publication_date&gt;&lt;url&gt;http://linkinghub.elsevier.com/retrieve/pii/S0167779905001411&lt;/url&gt;&lt;citekey&gt;Curtis:2005ck&lt;/citekey&gt;&lt;type&gt;400&lt;/type&gt;&lt;title&gt;Pathways to the analysis of microarray data&lt;/title&gt;&lt;number&gt;8&lt;/number&gt;&lt;subtype&gt;400&lt;/subtype&gt;&lt;endpage&gt;435&lt;/endpage&gt;&lt;bundle&gt;&lt;publication&gt;&lt;title&gt;Trends in Biotechnology&lt;/title&gt;&lt;type&gt;-100&lt;/type&gt;&lt;subtype&gt;-100&lt;/subtype&gt;&lt;uuid&gt;5BAFACC4-5CF6-43F5-9595-52F717DB2493&lt;/uuid&gt;&lt;/publication&gt;&lt;/bundle&gt;&lt;authors&gt;&lt;author&gt;&lt;firstName&gt;R&lt;/firstName&gt;&lt;middleNames&gt;Keira&lt;/middleNames&gt;&lt;lastName&gt;Curtis&lt;/lastName&gt;&lt;/author&gt;&lt;author&gt;&lt;firstName&gt;Matej&lt;/firstName&gt;&lt;lastName&gt;Orešič&lt;/lastName&gt;&lt;/author&gt;&lt;author&gt;&lt;firstName&gt;Antonio&lt;/firstName&gt;&lt;lastName&gt;Vidal-Puig&lt;/lastName&gt;&lt;/author&gt;&lt;/authors&gt;&lt;/publication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publication&gt;&lt;uuid&gt;63D1ED70-8095-4D90-84AD-7EFB9F48B67D&lt;/uuid&gt;&lt;volume&gt;28&lt;/volume&gt;&lt;doi&gt;10.1016/j.tig.2012.03.004&lt;/doi&gt;&lt;startpage&gt;323&lt;/startpage&gt;&lt;publication_date&gt;99201207011200000000222000&lt;/publication_date&gt;&lt;url&gt;http://dx.doi.org/10.1016/j.tig.2012.03.004&lt;/url&gt;&lt;citekey&gt;Ramanan:2012hn&lt;/citekey&gt;&lt;type&gt;400&lt;/type&gt;&lt;title&gt;Pathway analysis of genomic data: concepts, methods, and prospects for future development&lt;/title&gt;&lt;publisher&gt;Elsevier Ltd&lt;/publisher&gt;&lt;number&gt;7&lt;/number&gt;&lt;subtype&gt;400&lt;/subtype&gt;&lt;endpage&gt;332&lt;/endpage&gt;&lt;bundle&gt;&lt;publication&gt;&lt;publisher&gt;Elsevier Ltd&lt;/publisher&gt;&lt;url&gt;http://www.cell.com/trends/genetics/&lt;/url&gt;&lt;title&gt;Trends in Genetics&lt;/title&gt;&lt;type&gt;-100&lt;/type&gt;&lt;subtype&gt;-100&lt;/subtype&gt;&lt;uuid&gt;8B4F7BA3-B146-4949-87BB-2BD689D70861&lt;/uuid&gt;&lt;/publication&gt;&lt;/bundle&gt;&lt;authors&gt;&lt;author&gt;&lt;firstName&gt;Vijay&lt;/firstName&gt;&lt;middleNames&gt;K&lt;/middleNames&gt;&lt;lastName&gt;Ramanan&lt;/lastName&gt;&lt;/author&gt;&lt;author&gt;&lt;firstName&gt;Li&lt;/firstName&gt;&lt;lastName&gt;Shen&lt;/lastName&gt;&lt;/author&gt;&lt;author&gt;&lt;firstName&gt;Jason&lt;/firstName&gt;&lt;middleNames&gt;H&lt;/middleNames&gt;&lt;lastName&gt;Moore&lt;/lastName&gt;&lt;/author&gt;&lt;author&gt;&lt;firstName&gt;Andrew&lt;/firstName&gt;&lt;middleNames&gt;J&lt;/middleNames&gt;&lt;lastName&gt;Saykin&lt;/lastName&gt;&lt;/author&gt;&lt;/authors&gt;&lt;/publication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publication&gt;&lt;uuid&gt;D7971CCA-CC05-446F-889F-F2C7E840BA46&lt;/uuid&gt;&lt;volume&gt;25&lt;/volume&gt;&lt;doi&gt;10.1016/j.tig.2009.08.004&lt;/doi&gt;&lt;startpage&gt;455&lt;/startpage&gt;&lt;publication_date&gt;99200910001200000000220000&lt;/publication_date&gt;&lt;url&gt;http://linkinghub.elsevier.com/retrieve/pii/S0168952509001735&lt;/url&gt;&lt;citekey&gt;Copeland:2009cd&lt;/citekey&gt;&lt;type&gt;400&lt;/type&gt;&lt;title&gt;Deciphering the genetic landscape of cancer – from genes to pathways&lt;/title&gt;&lt;number&gt;10&lt;/number&gt;&lt;subtype&gt;400&lt;/subtype&gt;&lt;endpage&gt;462&lt;/endpage&gt;&lt;bundle&gt;&lt;publication&gt;&lt;publisher&gt;Elsevier Ltd&lt;/publisher&gt;&lt;url&gt;http://www.cell.com/trends/genetics/&lt;/url&gt;&lt;title&gt;Trends in Genetics&lt;/title&gt;&lt;type&gt;-100&lt;/type&gt;&lt;subtype&gt;-100&lt;/subtype&gt;&lt;uuid&gt;8B4F7BA3-B146-4949-87BB-2BD689D70861&lt;/uuid&gt;&lt;/publication&gt;&lt;/bundle&gt;&lt;authors&gt;&lt;author&gt;&lt;firstName&gt;Neal&lt;/firstName&gt;&lt;middleNames&gt;G&lt;/middleNames&gt;&lt;lastName&gt;Copeland&lt;/lastName&gt;&lt;/author&gt;&lt;author&gt;&lt;firstName&gt;Nancy&lt;/firstName&gt;&lt;middleNames&gt;A&lt;/middleNames&gt;&lt;lastName&gt;Jenkins&lt;/lastName&gt;&lt;/author&gt;&lt;/authors&gt;&lt;/publication&gt;&lt;publication&gt;&lt;uuid&gt;F8CA8354-9686-469E-A7EC-9A876170BF2E&lt;/uuid&gt;&lt;volume&gt;9&lt;/volume&gt;&lt;doi&gt;10.1093/bib/bbn001&lt;/doi&gt;&lt;startpage&gt;189&lt;/startpage&gt;&lt;publication_date&gt;99200801111200000000222000&lt;/publication_date&gt;&lt;url&gt;http://bib.oxfordjournals.org/cgi/doi/10.1093/bib/bbn001&lt;/url&gt;&lt;citekey&gt;Nam:2008js&lt;/citekey&gt;&lt;type&gt;400&lt;/type&gt;&lt;title&gt;Gene-set approach for expression pattern analysis&lt;/title&gt;&lt;number&gt;3&lt;/number&gt;&lt;subtype&gt;400&lt;/subtype&gt;&lt;endpage&gt;197&lt;/endpage&gt;&lt;bundle&gt;&lt;publication&gt;&lt;title&gt;Briefings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D&lt;/firstName&gt;&lt;lastName&gt;Nam&lt;/lastName&gt;&lt;/author&gt;&lt;author&gt;&lt;firstName&gt;S&lt;/firstName&gt;&lt;middleNames&gt;Y&lt;/middleNames&gt;&lt;lastName&gt;Kim&lt;/lastName&gt;&lt;/author&gt;&lt;/authors&gt;&lt;/publication&gt;&lt;publication&gt;&lt;uuid&gt;D3A52740-9019-4F46-8668-79C6891C5D7E&lt;/uuid&gt;&lt;volume&gt;23&lt;/volume&gt;&lt;doi&gt;10.1093/bioinformatics/btm051&lt;/doi&gt;&lt;startpage&gt;980&lt;/startpage&gt;&lt;publication_date&gt;99200704301200000000222000&lt;/publication_date&gt;&lt;url&gt;http://bioinformatics.oxfordjournals.org/cgi/doi/10.1093/bioinformatics/btm051&lt;/url&gt;&lt;citekey&gt;Goeman:2007gv&lt;/citekey&gt;&lt;type&gt;400&lt;/type&gt;&lt;title&gt;Analyzing gene expression data in terms of gene sets: methodological issues&lt;/title&gt;&lt;number&gt;8&lt;/number&gt;&lt;subtype&gt;400&lt;/subtype&gt;&lt;endpage&gt;987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J&lt;/firstName&gt;&lt;middleNames&gt;J&lt;/middleNames&gt;&lt;lastName&gt;Goeman&lt;/lastName&gt;&lt;/author&gt;&lt;author&gt;&lt;firstName&gt;P&lt;/firstName&gt;&lt;lastName&gt;Buhlmann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56-63)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>.</w:t>
      </w:r>
    </w:p>
    <w:p w14:paraId="525CAA50" w14:textId="6BA865A6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 biological pathway </w:t>
      </w:r>
      <w:r w:rsidR="00D62651" w:rsidRPr="00E80984">
        <w:rPr>
          <w:lang w:val="en-AU" w:eastAsia="ja-JP"/>
        </w:rPr>
        <w:t>corresponds to</w:t>
      </w:r>
      <w:r w:rsidRPr="00E80984">
        <w:rPr>
          <w:lang w:val="en-AU" w:eastAsia="ja-JP"/>
        </w:rPr>
        <w:t xml:space="preserve"> a set of genes that participate in the same biological process in a cell. The term "pathway analysis" has been widely used in </w:t>
      </w:r>
      <w:r w:rsidR="009354DB" w:rsidRPr="00E80984">
        <w:rPr>
          <w:lang w:val="en-AU" w:eastAsia="ja-JP"/>
        </w:rPr>
        <w:t xml:space="preserve">the </w:t>
      </w:r>
      <w:r w:rsidRPr="00E80984">
        <w:rPr>
          <w:lang w:val="en-AU" w:eastAsia="ja-JP"/>
        </w:rPr>
        <w:t xml:space="preserve">literature. </w:t>
      </w:r>
      <w:r w:rsidR="00C13534" w:rsidRPr="00E80984">
        <w:rPr>
          <w:lang w:val="en-AU" w:eastAsia="ja-JP"/>
        </w:rPr>
        <w:t>For example, i</w:t>
      </w:r>
      <w:r w:rsidRPr="00E80984">
        <w:rPr>
          <w:lang w:val="en-AU" w:eastAsia="ja-JP"/>
        </w:rPr>
        <w:t xml:space="preserve">t has been applied to describe kinetic simulation of pathways, flux-balance analysis of steady-state pathways and inference of </w:t>
      </w:r>
      <w:r w:rsidR="003D58FC" w:rsidRPr="00E80984">
        <w:rPr>
          <w:lang w:val="en-AU" w:eastAsia="ja-JP"/>
        </w:rPr>
        <w:t xml:space="preserve">novel </w:t>
      </w:r>
      <w:r w:rsidRPr="00E80984">
        <w:rPr>
          <w:lang w:val="en-AU" w:eastAsia="ja-JP"/>
        </w:rPr>
        <w:t xml:space="preserve">pathways from </w:t>
      </w:r>
      <w:r w:rsidR="003D58FC" w:rsidRPr="00E80984">
        <w:rPr>
          <w:lang w:val="en-AU" w:eastAsia="ja-JP"/>
        </w:rPr>
        <w:t>high-throughput</w:t>
      </w:r>
      <w:r w:rsidRPr="00E80984">
        <w:rPr>
          <w:lang w:val="en-AU" w:eastAsia="ja-JP"/>
        </w:rPr>
        <w:t xml:space="preserve"> data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297B38EF-8037-4010-9B46-B3F2459F3E57&lt;/uuid&gt;&lt;priority&gt;69&lt;/priority&gt;&lt;publications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(53, 58, 59)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. In this </w:t>
      </w:r>
      <w:r w:rsidR="00C01D99" w:rsidRPr="00E80984">
        <w:rPr>
          <w:lang w:val="en-AU" w:eastAsia="ja-JP"/>
        </w:rPr>
        <w:t>thesis</w:t>
      </w:r>
      <w:r w:rsidR="0017269A" w:rsidRPr="00E80984">
        <w:rPr>
          <w:lang w:val="en-AU" w:eastAsia="ja-JP"/>
        </w:rPr>
        <w:t>, I</w:t>
      </w:r>
      <w:r w:rsidR="00761BD7" w:rsidRPr="00E80984">
        <w:rPr>
          <w:lang w:val="en-AU" w:eastAsia="ja-JP"/>
        </w:rPr>
        <w:t xml:space="preserve"> use pathway analysis</w:t>
      </w:r>
      <w:r w:rsidRPr="00E80984">
        <w:rPr>
          <w:lang w:val="en-AU" w:eastAsia="ja-JP"/>
        </w:rPr>
        <w:t xml:space="preserve"> to describe approaches that statistically test one or multiple pathwa</w:t>
      </w:r>
      <w:r w:rsidR="00FE3A85" w:rsidRPr="00E80984">
        <w:rPr>
          <w:lang w:val="en-AU" w:eastAsia="ja-JP"/>
        </w:rPr>
        <w:t xml:space="preserve">ys for </w:t>
      </w:r>
      <w:commentRangeStart w:id="15"/>
      <w:r w:rsidR="00FE3A85" w:rsidRPr="00E80984">
        <w:rPr>
          <w:lang w:val="en-AU" w:eastAsia="ja-JP"/>
        </w:rPr>
        <w:t>significant relationship</w:t>
      </w:r>
      <w:r w:rsidR="006974CF" w:rsidRPr="00E80984">
        <w:rPr>
          <w:lang w:val="en-AU" w:eastAsia="ja-JP"/>
        </w:rPr>
        <w:t xml:space="preserve"> </w:t>
      </w:r>
      <w:commentRangeEnd w:id="15"/>
      <w:r w:rsidR="00CE767D">
        <w:rPr>
          <w:rStyle w:val="CommentReference"/>
          <w:rFonts w:ascii="Cambria" w:hAnsi="Cambria"/>
        </w:rPr>
        <w:commentReference w:id="15"/>
      </w:r>
      <w:r w:rsidR="006974CF" w:rsidRPr="00E80984">
        <w:rPr>
          <w:lang w:val="en-AU" w:eastAsia="ja-JP"/>
        </w:rPr>
        <w:t xml:space="preserve">with </w:t>
      </w:r>
      <w:r w:rsidRPr="00E80984">
        <w:rPr>
          <w:lang w:val="en-AU" w:eastAsia="ja-JP"/>
        </w:rPr>
        <w:t>a phenotype. These approaches are also called "knowledge-based pathwa</w:t>
      </w:r>
      <w:r w:rsidR="00E22555" w:rsidRPr="00E80984">
        <w:rPr>
          <w:lang w:val="en-AU" w:eastAsia="ja-JP"/>
        </w:rPr>
        <w:t>y analysis" in some literature [</w:t>
      </w:r>
      <w:r w:rsidRPr="00E80984">
        <w:rPr>
          <w:lang w:val="en-AU" w:eastAsia="ja-JP"/>
        </w:rPr>
        <w:t xml:space="preserve">for example </w:t>
      </w:r>
      <w:r w:rsidR="00E22555" w:rsidRPr="00E80984">
        <w:rPr>
          <w:lang w:val="en-AU" w:eastAsia="ja-JP"/>
        </w:rPr>
        <w:t xml:space="preserve">in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DBE0D8F-B1A7-4D45-A93B-50067F69AEE9&lt;/uuid&gt;&lt;priority&gt;70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(58)</w:t>
      </w:r>
      <w:r w:rsidRPr="00E80984">
        <w:rPr>
          <w:lang w:val="en-AU" w:eastAsia="ja-JP"/>
        </w:rPr>
        <w:fldChar w:fldCharType="end"/>
      </w:r>
      <w:r w:rsidR="00E22555" w:rsidRPr="00E80984">
        <w:rPr>
          <w:lang w:val="en-AU" w:eastAsia="ja-JP"/>
        </w:rPr>
        <w:t>]</w:t>
      </w:r>
      <w:r w:rsidR="001204F7" w:rsidRPr="00E80984">
        <w:rPr>
          <w:lang w:val="en-AU" w:eastAsia="ja-JP"/>
        </w:rPr>
        <w:t xml:space="preserve"> to emphasis</w:t>
      </w:r>
      <w:r w:rsidR="00BD7242" w:rsidRPr="00E80984">
        <w:rPr>
          <w:lang w:val="en-AU" w:eastAsia="ja-JP"/>
        </w:rPr>
        <w:t>e that the</w:t>
      </w:r>
      <w:r w:rsidR="00FE3A85" w:rsidRPr="00E80984">
        <w:rPr>
          <w:lang w:val="en-AU" w:eastAsia="ja-JP"/>
        </w:rPr>
        <w:t>y</w:t>
      </w:r>
      <w:r w:rsidR="00BD7242" w:rsidRPr="00E80984">
        <w:rPr>
          <w:lang w:val="en-AU" w:eastAsia="ja-JP"/>
        </w:rPr>
        <w:t xml:space="preserve"> </w:t>
      </w:r>
      <w:r w:rsidR="00FE3A85" w:rsidRPr="00E80984">
        <w:rPr>
          <w:lang w:val="en-AU" w:eastAsia="ja-JP"/>
        </w:rPr>
        <w:t xml:space="preserve">make use of </w:t>
      </w:r>
      <w:r w:rsidRPr="00E80984">
        <w:rPr>
          <w:lang w:val="en-AU" w:eastAsia="ja-JP"/>
        </w:rPr>
        <w:t xml:space="preserve">prior </w:t>
      </w:r>
      <w:r w:rsidR="00897F22" w:rsidRPr="00E80984">
        <w:rPr>
          <w:lang w:val="en-AU" w:eastAsia="ja-JP"/>
        </w:rPr>
        <w:t xml:space="preserve">biological </w:t>
      </w:r>
      <w:r w:rsidRPr="00E80984">
        <w:rPr>
          <w:lang w:val="en-AU" w:eastAsia="ja-JP"/>
        </w:rPr>
        <w:t>knowledge</w:t>
      </w:r>
      <w:r w:rsidR="00573DEE" w:rsidRPr="00E80984">
        <w:rPr>
          <w:lang w:val="en-AU" w:eastAsia="ja-JP"/>
        </w:rPr>
        <w:t xml:space="preserve"> about pathway</w:t>
      </w:r>
      <w:r w:rsidR="00CD08C9" w:rsidRPr="00E80984">
        <w:rPr>
          <w:lang w:val="en-AU" w:eastAsia="ja-JP"/>
        </w:rPr>
        <w:t xml:space="preserve">s </w:t>
      </w:r>
      <w:r w:rsidR="00974E5D" w:rsidRPr="00E80984">
        <w:rPr>
          <w:lang w:val="en-AU" w:eastAsia="ja-JP"/>
        </w:rPr>
        <w:t>being studied</w:t>
      </w:r>
      <w:r w:rsidR="005E1F6D" w:rsidRPr="00E80984">
        <w:rPr>
          <w:lang w:val="en-AU" w:eastAsia="ja-JP"/>
        </w:rPr>
        <w:t xml:space="preserve">. In </w:t>
      </w:r>
      <w:r w:rsidR="00AF1FA0" w:rsidRPr="00E80984">
        <w:rPr>
          <w:lang w:val="en-AU" w:eastAsia="ja-JP"/>
        </w:rPr>
        <w:t>many other literature</w:t>
      </w:r>
      <w:r w:rsidRPr="00E80984">
        <w:rPr>
          <w:lang w:val="en-AU" w:eastAsia="ja-JP"/>
        </w:rPr>
        <w:t>, these approaches are also referred to as Gene Set Enrichment Analysis (GSEA) or Gene Set Analysis (GSA), especially whe</w:t>
      </w:r>
      <w:r w:rsidR="00585E4D" w:rsidRPr="00E80984">
        <w:rPr>
          <w:lang w:val="en-AU" w:eastAsia="ja-JP"/>
        </w:rPr>
        <w:t>n the sets of genes being analys</w:t>
      </w:r>
      <w:r w:rsidRPr="00E80984">
        <w:rPr>
          <w:lang w:val="en-AU" w:eastAsia="ja-JP"/>
        </w:rPr>
        <w:t>ed do not correspond to biological pathway</w:t>
      </w:r>
      <w:r w:rsidR="00EB5758" w:rsidRPr="00E80984">
        <w:rPr>
          <w:lang w:val="en-AU" w:eastAsia="ja-JP"/>
        </w:rPr>
        <w:t>s [</w:t>
      </w:r>
      <w:r w:rsidRPr="00E80984">
        <w:rPr>
          <w:lang w:val="en-AU" w:eastAsia="ja-JP"/>
        </w:rPr>
        <w:t>e.g., gene sets defi</w:t>
      </w:r>
      <w:r w:rsidR="00EB5758" w:rsidRPr="00E80984">
        <w:rPr>
          <w:lang w:val="en-AU" w:eastAsia="ja-JP"/>
        </w:rPr>
        <w:t>ned by Gene Ontology (GO) terms]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31C55C45-4D1B-48E9-8D17-6EDD1C5C82B0&lt;/uuid&gt;&lt;priority&gt;71&lt;/priority&gt;&lt;publications&gt;&lt;publication&gt;&lt;uuid&gt;7165DE2C-1CAA-4303-84AB-FEA66C9E0CD1&lt;/uuid&gt;&lt;volume&gt;23&lt;/volume&gt;&lt;doi&gt;10.1093/bioinformatics/btl633&lt;/doi&gt;&lt;startpage&gt;401&lt;/startpage&gt;&lt;publication_date&gt;99200702141200000000222000&lt;/publication_date&gt;&lt;url&gt;http://bioinformatics.oxfordjournals.org/cgi/doi/10.1093/bioinformatics/btl633&lt;/url&gt;&lt;citekey&gt;Rivals:2007js&lt;/citekey&gt;&lt;type&gt;400&lt;/type&gt;&lt;title&gt;Enrichment or depletion of a GO category within a class of genes: which test?&lt;/title&gt;&lt;number&gt;4&lt;/number&gt;&lt;subtype&gt;400&lt;/subtype&gt;&lt;endpage&gt;407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I&lt;/firstName&gt;&lt;lastName&gt;Rivals&lt;/lastName&gt;&lt;/author&gt;&lt;author&gt;&lt;firstName&gt;L&lt;/firstName&gt;&lt;lastName&gt;Personnaz&lt;/lastName&gt;&lt;/author&gt;&lt;author&gt;&lt;firstName&gt;L&lt;/firstName&gt;&lt;lastName&gt;Taing&lt;/lastName&gt;&lt;/author&gt;&lt;author&gt;&lt;firstName&gt;M&lt;/firstName&gt;&lt;middleNames&gt;C&lt;/middleNames&gt;&lt;lastName&gt;Potier&lt;/lastName&gt;&lt;/author&gt;&lt;/authors&gt;&lt;/publication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1BFE145C-78A2-4044-87C0-2E8D05B7D78D&lt;/uuid&gt;&lt;volume&gt;41&lt;/volume&gt;&lt;doi&gt;10.1093/nar/gkt111&lt;/doi&gt;&lt;startpage&gt;4378&lt;/startpage&gt;&lt;publication_date&gt;99201303311200000000222000&lt;/publication_date&gt;&lt;url&gt;http://pubget.com/site/paper/23444143?institution=uq.edu.au&lt;/url&gt;&lt;citekey&gt;Varemo:2013bm&lt;/citekey&gt;&lt;type&gt;400&lt;/type&gt;&lt;title&gt;Enriching the gene set analysis of genome-wide data by incorporating directionality of gene expression and combining statistical hypotheses and methods.&lt;/title&gt;&lt;number&gt;8&lt;/number&gt;&lt;subtype&gt;400&lt;/subtype&gt;&lt;endpage&gt;4391&lt;/endpage&gt;&lt;bundle&gt;&lt;publication&gt;&lt;title&gt;Nucleic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Leif&lt;/firstName&gt;&lt;lastName&gt;Väremo&lt;/lastName&gt;&lt;/author&gt;&lt;author&gt;&lt;firstName&gt;Jens&lt;/firstName&gt;&lt;lastName&gt;Nielsen&lt;/lastName&gt;&lt;/author&gt;&lt;author&gt;&lt;firstName&gt;Intawat&lt;/firstName&gt;&lt;lastName&gt;Nookaew&lt;/lastName&gt;&lt;/author&gt;&lt;/auth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(56, 59, 64, 65)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>.</w:t>
      </w:r>
    </w:p>
    <w:p w14:paraId="47FE8EB6" w14:textId="781166AC" w:rsidR="00D437A6" w:rsidRPr="00E80984" w:rsidRDefault="00DC7A31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T</w:t>
      </w:r>
      <w:r w:rsidR="00D437A6" w:rsidRPr="00E80984">
        <w:rPr>
          <w:lang w:val="en-AU" w:eastAsia="ja-JP"/>
        </w:rPr>
        <w:t>he application of pathw</w:t>
      </w:r>
      <w:r w:rsidR="00B467CC" w:rsidRPr="00E80984">
        <w:rPr>
          <w:lang w:val="en-AU" w:eastAsia="ja-JP"/>
        </w:rPr>
        <w:t xml:space="preserve">ay analysis </w:t>
      </w:r>
      <w:r w:rsidR="000B410F" w:rsidRPr="00E80984">
        <w:rPr>
          <w:lang w:val="en-AU" w:eastAsia="ja-JP"/>
        </w:rPr>
        <w:t xml:space="preserve">for analysing high-throughput data </w:t>
      </w:r>
      <w:r w:rsidR="00B467CC" w:rsidRPr="00E80984">
        <w:rPr>
          <w:lang w:val="en-AU" w:eastAsia="ja-JP"/>
        </w:rPr>
        <w:t xml:space="preserve">has exploded </w:t>
      </w:r>
      <w:r w:rsidRPr="00E80984">
        <w:rPr>
          <w:lang w:val="en-AU" w:eastAsia="ja-JP"/>
        </w:rPr>
        <w:t xml:space="preserve">in recent years, </w:t>
      </w:r>
      <w:del w:id="16" w:author="Kim-Anh Le Cao" w:date="2016-01-15T15:37:00Z">
        <w:r w:rsidRPr="00E80984" w:rsidDel="00380373">
          <w:rPr>
            <w:lang w:val="en-AU" w:eastAsia="ja-JP"/>
          </w:rPr>
          <w:delText xml:space="preserve">which can be </w:delText>
        </w:r>
        <w:r w:rsidRPr="00380373" w:rsidDel="00380373">
          <w:rPr>
            <w:highlight w:val="yellow"/>
            <w:lang w:val="en-AU" w:eastAsia="ja-JP"/>
            <w:rPrChange w:id="17" w:author="Kim-Anh Le Cao" w:date="2016-01-15T15:37:00Z">
              <w:rPr>
                <w:lang w:val="en-AU" w:eastAsia="ja-JP"/>
              </w:rPr>
            </w:rPrChange>
          </w:rPr>
          <w:delText>ascribed</w:delText>
        </w:r>
        <w:r w:rsidRPr="00E80984" w:rsidDel="00380373">
          <w:rPr>
            <w:lang w:val="en-AU" w:eastAsia="ja-JP"/>
          </w:rPr>
          <w:delText xml:space="preserve"> to</w:delText>
        </w:r>
      </w:del>
      <w:ins w:id="18" w:author="Kim-Anh Le Cao" w:date="2016-01-15T15:37:00Z">
        <w:r w:rsidR="00380373">
          <w:rPr>
            <w:lang w:val="en-AU" w:eastAsia="ja-JP"/>
          </w:rPr>
          <w:t>for</w:t>
        </w:r>
      </w:ins>
      <w:r w:rsidR="006E15AB">
        <w:rPr>
          <w:lang w:val="en-AU" w:eastAsia="ja-JP"/>
        </w:rPr>
        <w:t xml:space="preserve"> the following reasons:</w:t>
      </w:r>
    </w:p>
    <w:p w14:paraId="0BB5B92F" w14:textId="327F3DCB" w:rsidR="00D437A6" w:rsidRPr="00E80984" w:rsidRDefault="000D3AF7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a) </w:t>
      </w:r>
      <w:r w:rsidR="00D437A6" w:rsidRPr="00E80984">
        <w:rPr>
          <w:lang w:val="en-AU" w:eastAsia="ja-JP"/>
        </w:rPr>
        <w:t xml:space="preserve">From a biological point of view, </w:t>
      </w:r>
      <w:r w:rsidR="00261261" w:rsidRPr="00E80984">
        <w:rPr>
          <w:lang w:val="en-AU" w:eastAsia="ja-JP"/>
        </w:rPr>
        <w:t>a list of</w:t>
      </w:r>
      <w:r w:rsidR="00D437A6" w:rsidRPr="00E80984">
        <w:rPr>
          <w:lang w:val="en-AU" w:eastAsia="ja-JP"/>
        </w:rPr>
        <w:t xml:space="preserve"> pathways </w:t>
      </w:r>
      <w:r w:rsidR="00261261" w:rsidRPr="00E80984">
        <w:rPr>
          <w:lang w:val="en-AU" w:eastAsia="ja-JP"/>
        </w:rPr>
        <w:t xml:space="preserve">identified as </w:t>
      </w:r>
      <w:r w:rsidR="006662DB" w:rsidRPr="00E80984">
        <w:rPr>
          <w:lang w:val="en-AU" w:eastAsia="ja-JP"/>
        </w:rPr>
        <w:t>altered</w:t>
      </w:r>
      <w:r w:rsidR="00AF20F2" w:rsidRPr="00E80984">
        <w:rPr>
          <w:lang w:val="en-AU" w:eastAsia="ja-JP"/>
        </w:rPr>
        <w:t xml:space="preserve"> between two</w:t>
      </w:r>
      <w:r w:rsidR="00D437A6" w:rsidRPr="00E80984">
        <w:rPr>
          <w:lang w:val="en-AU" w:eastAsia="ja-JP"/>
        </w:rPr>
        <w:t xml:space="preserve"> phenotypes </w:t>
      </w:r>
      <w:r w:rsidR="00DD3CCC" w:rsidRPr="00E80984">
        <w:rPr>
          <w:lang w:val="en-AU" w:eastAsia="ja-JP"/>
        </w:rPr>
        <w:t xml:space="preserve">has more exploratory power </w:t>
      </w:r>
      <w:r w:rsidR="00261261" w:rsidRPr="00E80984">
        <w:rPr>
          <w:lang w:val="en-AU" w:eastAsia="ja-JP"/>
        </w:rPr>
        <w:t>for explaining the phenotypic difference compared with a list</w:t>
      </w:r>
      <w:r w:rsidR="008103D2" w:rsidRPr="00E80984">
        <w:rPr>
          <w:lang w:val="en-AU" w:eastAsia="ja-JP"/>
        </w:rPr>
        <w:t xml:space="preserve"> of </w:t>
      </w:r>
      <w:r w:rsidR="00896C46" w:rsidRPr="00E80984">
        <w:rPr>
          <w:lang w:val="en-AU" w:eastAsia="ja-JP"/>
        </w:rPr>
        <w:t>DE</w:t>
      </w:r>
      <w:r w:rsidR="00384691" w:rsidRPr="00E80984">
        <w:rPr>
          <w:lang w:val="en-AU" w:eastAsia="ja-JP"/>
        </w:rPr>
        <w:t xml:space="preserve"> genes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ABF2CD1-A268-45D4-8F9E-707649A910A1&lt;/uuid&gt;&lt;priority&gt;72&lt;/priority&gt;&lt;publications&gt;&lt;publication&gt;&lt;volume&gt;29&lt;/volume&gt;&lt;number&gt;1&lt;/number&gt;&lt;doi&gt;10.1109/MSP.2011.943037&lt;/doi&gt;&lt;startpage&gt;35&lt;/startpage&gt;&lt;title&gt;The Integration of Biological Pathway Knowledge in Cancer Genomics: A review of existing computational approaches&lt;/title&gt;&lt;uuid&gt;4786B15D-224B-452E-AA6F-4F6E9EC77D8B&lt;/uuid&gt;&lt;subtype&gt;400&lt;/subtype&gt;&lt;endpage&gt;50&lt;/endpage&gt;&lt;type&gt;400&lt;/type&gt;&lt;citekey&gt;Varadan:fq&lt;/citekey&gt;&lt;url&gt;http://ieeexplore.ieee.org/lpdocs/epic03/wrapper.htm?arnumber=6105463&lt;/url&gt;&lt;bundle&gt;&lt;publication&gt;&lt;title&gt;IEEE Signal Processing Magazine&lt;/title&gt;&lt;type&gt;-100&lt;/type&gt;&lt;subtype&gt;-100&lt;/subtype&gt;&lt;uuid&gt;2AF9BD3A-FE5C-42B0-8D6B-F40477B37898&lt;/uuid&gt;&lt;/publication&gt;&lt;/bundle&gt;&lt;authors&gt;&lt;author&gt;&lt;firstName&gt;Vinay&lt;/firstName&gt;&lt;lastName&gt;Varadan&lt;/lastName&gt;&lt;/author&gt;&lt;author&gt;&lt;firstName&gt;Prateek&lt;/firstName&gt;&lt;lastName&gt;Mittal&lt;/lastName&gt;&lt;/author&gt;&lt;author&gt;&lt;firstName&gt;Charles&lt;/firstName&gt;&lt;lastName&gt;Vaske&lt;/lastName&gt;&lt;/author&gt;&lt;author&gt;&lt;firstName&gt;Stephen&lt;/firstName&gt;&lt;lastName&gt;Benz&lt;/lastName&gt;&lt;/author&gt;&lt;/authors&gt;&lt;/publication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(53, 54)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. </w:t>
      </w:r>
    </w:p>
    <w:p w14:paraId="7A245FF8" w14:textId="51EF3EF4" w:rsidR="00C33F49" w:rsidRPr="00E80984" w:rsidRDefault="00C33F49" w:rsidP="00C33F49">
      <w:pPr>
        <w:pStyle w:val="ManuscriptNormal"/>
        <w:rPr>
          <w:lang w:val="en-AU" w:eastAsia="ja-JP"/>
        </w:rPr>
      </w:pPr>
      <w:r w:rsidRPr="00E80984">
        <w:rPr>
          <w:lang w:val="en-AU" w:eastAsia="ja-JP"/>
        </w:rPr>
        <w:t>b</w:t>
      </w:r>
      <w:r w:rsidR="000D3AF7" w:rsidRPr="00E80984">
        <w:rPr>
          <w:lang w:val="en-AU" w:eastAsia="ja-JP"/>
        </w:rPr>
        <w:t xml:space="preserve">) </w:t>
      </w:r>
      <w:r w:rsidRPr="00E80984">
        <w:rPr>
          <w:lang w:val="en-AU" w:eastAsia="ja-JP"/>
        </w:rPr>
        <w:t xml:space="preserve">From a statistical point of view, grouping genes into pathways is advantageous as </w:t>
      </w:r>
      <w:commentRangeStart w:id="19"/>
      <w:r w:rsidRPr="00E80984">
        <w:rPr>
          <w:lang w:val="en-AU" w:eastAsia="ja-JP"/>
        </w:rPr>
        <w:t>the dimensionality of the data is reduced</w:t>
      </w:r>
      <w:commentRangeEnd w:id="19"/>
      <w:r w:rsidR="00380373">
        <w:rPr>
          <w:rStyle w:val="CommentReference"/>
          <w:rFonts w:ascii="Cambria" w:hAnsi="Cambria"/>
        </w:rPr>
        <w:commentReference w:id="19"/>
      </w:r>
      <w:r w:rsidRPr="00E80984">
        <w:rPr>
          <w:lang w:val="en-AU" w:eastAsia="ja-JP"/>
        </w:rPr>
        <w:t xml:space="preserve">. </w:t>
      </w:r>
      <w:r w:rsidR="00590806" w:rsidRPr="00E80984">
        <w:rPr>
          <w:lang w:val="en-AU" w:eastAsia="ja-JP"/>
        </w:rPr>
        <w:t>As a result, t</w:t>
      </w:r>
      <w:r w:rsidRPr="00E80984">
        <w:rPr>
          <w:lang w:val="en-AU" w:eastAsia="ja-JP"/>
        </w:rPr>
        <w:t xml:space="preserve">he number of statistical hypotheses that need to be tested is </w:t>
      </w:r>
      <w:r w:rsidR="00590806" w:rsidRPr="00E80984">
        <w:rPr>
          <w:lang w:val="en-AU" w:eastAsia="ja-JP"/>
        </w:rPr>
        <w:t>also much</w:t>
      </w:r>
      <w:r w:rsidRPr="00E80984">
        <w:rPr>
          <w:lang w:val="en-AU" w:eastAsia="ja-JP"/>
        </w:rPr>
        <w:t xml:space="preserve"> </w:t>
      </w:r>
      <w:r w:rsidR="00F86C89" w:rsidRPr="00E80984">
        <w:rPr>
          <w:lang w:val="en-AU" w:eastAsia="ja-JP"/>
        </w:rPr>
        <w:t>reduced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269FF176-B6F5-40D6-8CD2-71B608A9963D&lt;/uuid&gt;&lt;priority&gt;73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>.</w:t>
      </w:r>
    </w:p>
    <w:p w14:paraId="558DE41D" w14:textId="2294D087" w:rsidR="00D437A6" w:rsidRPr="00E80984" w:rsidRDefault="00C33F49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c</w:t>
      </w:r>
      <w:r w:rsidR="00D437A6" w:rsidRPr="00E80984">
        <w:rPr>
          <w:lang w:val="en-AU" w:eastAsia="ja-JP"/>
        </w:rPr>
        <w:t xml:space="preserve">) </w:t>
      </w:r>
      <w:r w:rsidR="00E716E1" w:rsidRPr="00E80984">
        <w:rPr>
          <w:lang w:val="en-AU" w:eastAsia="ja-JP"/>
        </w:rPr>
        <w:t xml:space="preserve">Pathway analysis is </w:t>
      </w:r>
      <w:r w:rsidR="00D40C13" w:rsidRPr="00E80984">
        <w:rPr>
          <w:lang w:val="en-AU" w:eastAsia="ja-JP"/>
        </w:rPr>
        <w:t>capable of detecting weak but coordinated expression changes of genes within the same</w:t>
      </w:r>
      <w:r w:rsidR="00D437A6" w:rsidRPr="00E80984">
        <w:rPr>
          <w:lang w:val="en-AU" w:eastAsia="ja-JP"/>
        </w:rPr>
        <w:t xml:space="preserve"> pathway </w:t>
      </w:r>
      <w:r w:rsidR="00E716E1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FB6E171-F2AD-436C-8D5A-CB3B99CCF44A&lt;/uuid&gt;&lt;priority&gt;74&lt;/priority&gt;&lt;publications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publication&gt;&lt;volume&gt;29&lt;/volume&gt;&lt;number&gt;1&lt;/number&gt;&lt;doi&gt;10.1109/MSP.2011.943037&lt;/doi&gt;&lt;startpage&gt;35&lt;/startpage&gt;&lt;title&gt;The Integration of Biological Pathway Knowledge in Cancer Genomics: A review of existing computational approaches&lt;/title&gt;&lt;uuid&gt;4786B15D-224B-452E-AA6F-4F6E9EC77D8B&lt;/uuid&gt;&lt;subtype&gt;400&lt;/subtype&gt;&lt;endpage&gt;50&lt;/endpage&gt;&lt;type&gt;400&lt;/type&gt;&lt;citekey&gt;Varadan:fq&lt;/citekey&gt;&lt;url&gt;http://ieeexplore.ieee.org/lpdocs/epic03/wrapper.htm?arnumber=6105463&lt;/url&gt;&lt;bundle&gt;&lt;publication&gt;&lt;title&gt;IEEE Signal Processing Magazine&lt;/title&gt;&lt;type&gt;-100&lt;/type&gt;&lt;subtype&gt;-100&lt;/subtype&gt;&lt;uuid&gt;2AF9BD3A-FE5C-42B0-8D6B-F40477B37898&lt;/uuid&gt;&lt;/publication&gt;&lt;/bundle&gt;&lt;authors&gt;&lt;author&gt;&lt;firstName&gt;Vinay&lt;/firstName&gt;&lt;lastName&gt;Varadan&lt;/lastName&gt;&lt;/author&gt;&lt;author&gt;&lt;firstName&gt;Prateek&lt;/firstName&gt;&lt;lastName&gt;Mittal&lt;/lastName&gt;&lt;/author&gt;&lt;author&gt;&lt;firstName&gt;Charles&lt;/firstName&gt;&lt;lastName&gt;Vaske&lt;/lastName&gt;&lt;/author&gt;&lt;author&gt;&lt;firstName&gt;Stephen&lt;/firstName&gt;&lt;lastName&gt;Benz&lt;/lastName&gt;&lt;/author&gt;&lt;/authors&gt;&lt;/publication&gt;&lt;/publications&gt;&lt;cites&gt;&lt;/cites&gt;&lt;/citation&gt;</w:instrText>
      </w:r>
      <w:r w:rsidR="00E716E1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(53, 54)</w:t>
      </w:r>
      <w:r w:rsidR="00E716E1" w:rsidRPr="00E80984">
        <w:rPr>
          <w:lang w:val="en-AU" w:eastAsia="ja-JP"/>
        </w:rPr>
        <w:fldChar w:fldCharType="end"/>
      </w:r>
      <w:r w:rsidR="002A51BE" w:rsidRPr="00E80984">
        <w:rPr>
          <w:lang w:val="en-AU" w:eastAsia="ja-JP"/>
        </w:rPr>
        <w:t>. These changes have</w:t>
      </w:r>
      <w:r w:rsidR="00D437A6" w:rsidRPr="00E80984">
        <w:rPr>
          <w:lang w:val="en-AU" w:eastAsia="ja-JP"/>
        </w:rPr>
        <w:t xml:space="preserve"> a sign</w:t>
      </w:r>
      <w:r w:rsidR="002A51BE" w:rsidRPr="00E80984">
        <w:rPr>
          <w:lang w:val="en-AU" w:eastAsia="ja-JP"/>
        </w:rPr>
        <w:t xml:space="preserve">ificant </w:t>
      </w:r>
      <w:r w:rsidR="002A51BE" w:rsidRPr="00E80984">
        <w:rPr>
          <w:lang w:val="en-AU" w:eastAsia="ja-JP"/>
        </w:rPr>
        <w:lastRenderedPageBreak/>
        <w:t>impact on the phenotypic difference</w:t>
      </w:r>
      <w:r w:rsidR="00D437A6" w:rsidRPr="00E80984">
        <w:rPr>
          <w:lang w:val="en-AU" w:eastAsia="ja-JP"/>
        </w:rPr>
        <w:t xml:space="preserve"> being studied but can be easily missed by assessing each gene </w:t>
      </w:r>
      <w:r w:rsidR="002A51BE" w:rsidRPr="00E80984">
        <w:rPr>
          <w:lang w:val="en-AU" w:eastAsia="ja-JP"/>
        </w:rPr>
        <w:t>separately</w:t>
      </w:r>
      <w:r w:rsidR="00D437A6" w:rsidRPr="00E80984">
        <w:rPr>
          <w:lang w:val="en-AU" w:eastAsia="ja-JP"/>
        </w:rPr>
        <w:t xml:space="preserve">. For example, </w:t>
      </w:r>
      <w:proofErr w:type="spellStart"/>
      <w:r w:rsidR="00D437A6" w:rsidRPr="00E80984">
        <w:rPr>
          <w:lang w:val="en-AU" w:eastAsia="ja-JP"/>
        </w:rPr>
        <w:t>Mootha</w:t>
      </w:r>
      <w:proofErr w:type="spellEnd"/>
      <w:r w:rsidR="00D437A6" w:rsidRPr="00E80984">
        <w:rPr>
          <w:lang w:val="en-AU" w:eastAsia="ja-JP"/>
        </w:rPr>
        <w:t xml:space="preserve"> </w:t>
      </w:r>
      <w:r w:rsidR="00D437A6" w:rsidRPr="00E80984">
        <w:rPr>
          <w:i/>
          <w:lang w:val="en-AU" w:eastAsia="ja-JP"/>
        </w:rPr>
        <w:t>et al</w:t>
      </w:r>
      <w:r w:rsidR="00D437A6" w:rsidRPr="00E80984">
        <w:rPr>
          <w:lang w:val="en-AU" w:eastAsia="ja-JP"/>
        </w:rPr>
        <w:t xml:space="preserve">. </w:t>
      </w:r>
      <w:r w:rsidR="0007017D" w:rsidRPr="00E80984">
        <w:rPr>
          <w:lang w:val="en-AU" w:eastAsia="ja-JP"/>
        </w:rPr>
        <w:t xml:space="preserve">found </w:t>
      </w:r>
      <w:r w:rsidR="00D437A6" w:rsidRPr="00E80984">
        <w:rPr>
          <w:lang w:val="en-AU" w:eastAsia="ja-JP"/>
        </w:rPr>
        <w:t xml:space="preserve">no </w:t>
      </w:r>
      <w:r w:rsidR="0007017D" w:rsidRPr="00E80984">
        <w:rPr>
          <w:lang w:val="en-AU" w:eastAsia="ja-JP"/>
        </w:rPr>
        <w:t xml:space="preserve">single </w:t>
      </w:r>
      <w:r w:rsidR="00CC27F3" w:rsidRPr="00E80984">
        <w:rPr>
          <w:lang w:val="en-AU" w:eastAsia="ja-JP"/>
        </w:rPr>
        <w:t>DE</w:t>
      </w:r>
      <w:r w:rsidR="005D3BAC" w:rsidRPr="00E80984">
        <w:rPr>
          <w:lang w:val="en-AU" w:eastAsia="ja-JP"/>
        </w:rPr>
        <w:t xml:space="preserve"> gene</w:t>
      </w:r>
      <w:r w:rsidR="00D437A6" w:rsidRPr="00E80984">
        <w:rPr>
          <w:lang w:val="en-AU" w:eastAsia="ja-JP"/>
        </w:rPr>
        <w:t xml:space="preserve"> between Type II diabetes positive and negative patients</w:t>
      </w:r>
      <w:r w:rsidR="0007017D" w:rsidRPr="00E80984">
        <w:rPr>
          <w:lang w:val="en-AU" w:eastAsia="ja-JP"/>
        </w:rPr>
        <w:t>, but</w:t>
      </w:r>
      <w:r w:rsidR="00D437A6" w:rsidRPr="00E80984">
        <w:rPr>
          <w:lang w:val="en-AU" w:eastAsia="ja-JP"/>
        </w:rPr>
        <w:t xml:space="preserve"> identified a set of genes </w:t>
      </w:r>
      <w:r w:rsidR="0007017D" w:rsidRPr="00E80984">
        <w:rPr>
          <w:lang w:val="en-AU" w:eastAsia="ja-JP"/>
        </w:rPr>
        <w:t>that show subtly but coordinate</w:t>
      </w:r>
      <w:r w:rsidR="00090A40" w:rsidRPr="00E80984">
        <w:rPr>
          <w:lang w:val="en-AU" w:eastAsia="ja-JP"/>
        </w:rPr>
        <w:t>d</w:t>
      </w:r>
      <w:r w:rsidR="00D437A6" w:rsidRPr="00E80984">
        <w:rPr>
          <w:lang w:val="en-AU" w:eastAsia="ja-JP"/>
        </w:rPr>
        <w:t xml:space="preserve"> </w:t>
      </w:r>
      <w:r w:rsidR="00090A40" w:rsidRPr="00E80984">
        <w:rPr>
          <w:lang w:val="en-AU" w:eastAsia="ja-JP"/>
        </w:rPr>
        <w:t xml:space="preserve">expression changes </w:t>
      </w:r>
      <w:r w:rsidR="006F6329" w:rsidRPr="00E80984">
        <w:rPr>
          <w:lang w:val="en-AU" w:eastAsia="ja-JP"/>
        </w:rPr>
        <w:t>in diabetes</w:t>
      </w:r>
      <w:r w:rsidR="00090A40" w:rsidRPr="00E80984">
        <w:rPr>
          <w:lang w:val="en-AU" w:eastAsia="ja-JP"/>
        </w:rPr>
        <w:t xml:space="preserve"> positive </w:t>
      </w:r>
      <w:r w:rsidR="006F6329" w:rsidRPr="00E80984">
        <w:rPr>
          <w:lang w:val="en-AU" w:eastAsia="ja-JP"/>
        </w:rPr>
        <w:t>patients. This set of genes is</w:t>
      </w:r>
      <w:r w:rsidR="00D437A6" w:rsidRPr="00E80984">
        <w:rPr>
          <w:lang w:val="en-AU" w:eastAsia="ja-JP"/>
        </w:rPr>
        <w:t xml:space="preserve"> involved in the oxidative phosphorylation pathway, suggesting a role of this pathway in the development of diabetes</w:t>
      </w:r>
      <w:r w:rsidR="00A22015" w:rsidRPr="00E80984">
        <w:rPr>
          <w:lang w:val="en-AU" w:eastAsia="ja-JP"/>
        </w:rPr>
        <w:t xml:space="preserve"> </w:t>
      </w:r>
      <w:r w:rsidR="00A22015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D12866CA-9778-4A3C-8821-5C95D1878FF8&lt;/uuid&gt;&lt;priority&gt;75&lt;/priority&gt;&lt;publications&gt;&lt;publication&gt;&lt;uuid&gt;8398BB26-AC49-4409-81A6-7AABC501C12B&lt;/uuid&gt;&lt;volume&gt;34&lt;/volume&gt;&lt;accepted_date&gt;99200305231200000000222000&lt;/accepted_date&gt;&lt;doi&gt;10.1038/ng1180&lt;/doi&gt;&lt;startpage&gt;267&lt;/startpage&gt;&lt;publication_date&gt;99200307001200000000220000&lt;/publication_date&gt;&lt;url&gt;http://eutils.ncbi.nlm.nih.gov/entrez/eutils/elink.fcgi?dbfrom=pubmed&amp;amp;id=12808457&amp;amp;retmode=ref&amp;amp;cmd=prlinks&lt;/url&gt;&lt;citekey&gt;Mootha:2003el&lt;/citekey&gt;&lt;type&gt;400&lt;/type&gt;&lt;title&gt;PGC-1alpha-responsive genes involved in oxidative phosphorylation are coordinately downregulated in human diabetes.&lt;/title&gt;&lt;location&gt;200,4,42.3736158,-71.1097335&lt;/location&gt;&lt;submission_date&gt;99200301241200000000222000&lt;/submission_date&gt;&lt;number&gt;3&lt;/number&gt;&lt;institution&gt;Whitehead Institute/MIT Center for Genome Research, Cambridge, Massachusetts, USA.&lt;/institution&gt;&lt;subtype&gt;400&lt;/subtype&gt;&lt;endpage&gt;273&lt;/endpage&gt;&lt;bundle&gt;&lt;publication&gt;&lt;url&gt;http://www.nature.com/ng/&lt;/url&gt;&lt;title&gt;Nature genetics&lt;/title&gt;&lt;type&gt;-100&lt;/type&gt;&lt;subtype&gt;-100&lt;/subtype&gt;&lt;uuid&gt;0EB466BC-D1E4-448E-B63A-3D2D74AA45FD&lt;/uuid&gt;&lt;/publication&gt;&lt;/bundle&gt;&lt;authors&gt;&lt;author&gt;&lt;firstName&gt;Vamsi&lt;/firstName&gt;&lt;middleNames&gt;K&lt;/middleNames&gt;&lt;lastName&gt;Mootha&lt;/lastName&gt;&lt;/author&gt;&lt;author&gt;&lt;firstName&gt;Cecilia&lt;/firstName&gt;&lt;middleNames&gt;M&lt;/middleNames&gt;&lt;lastName&gt;Lindgren&lt;/lastName&gt;&lt;/author&gt;&lt;author&gt;&lt;firstName&gt;Karl-Fredrik&lt;/firstName&gt;&lt;lastName&gt;Eriksson&lt;/lastName&gt;&lt;/author&gt;&lt;author&gt;&lt;firstName&gt;Aravind&lt;/firstName&gt;&lt;lastName&gt;Subramanian&lt;/lastName&gt;&lt;/author&gt;&lt;author&gt;&lt;firstName&gt;Smita&lt;/firstName&gt;&lt;lastName&gt;Sihag&lt;/lastName&gt;&lt;/author&gt;&lt;author&gt;&lt;firstName&gt;Joseph&lt;/firstName&gt;&lt;lastName&gt;Lehar&lt;/lastName&gt;&lt;/author&gt;&lt;author&gt;&lt;firstName&gt;Pere&lt;/firstName&gt;&lt;lastName&gt;Puigserver&lt;/lastName&gt;&lt;/author&gt;&lt;author&gt;&lt;firstName&gt;Emma&lt;/firstName&gt;&lt;lastName&gt;Carlsson&lt;/lastName&gt;&lt;/author&gt;&lt;author&gt;&lt;firstName&gt;Martin&lt;/firstName&gt;&lt;lastName&gt;Ridderstråle&lt;/lastName&gt;&lt;/author&gt;&lt;author&gt;&lt;firstName&gt;Esa&lt;/firstName&gt;&lt;lastName&gt;Laurila&lt;/lastName&gt;&lt;/author&gt;&lt;author&gt;&lt;firstName&gt;Nicholas&lt;/firstName&gt;&lt;lastName&gt;Houstis&lt;/lastName&gt;&lt;/author&gt;&lt;author&gt;&lt;firstName&gt;Mark&lt;/firstName&gt;&lt;middleNames&gt;J&lt;/middleNames&gt;&lt;lastName&gt;Daly&lt;/lastName&gt;&lt;/author&gt;&lt;author&gt;&lt;firstName&gt;Nick&lt;/firstName&gt;&lt;lastName&gt;Patterson&lt;/lastName&gt;&lt;/author&gt;&lt;author&gt;&lt;firstName&gt;Jill&lt;/firstName&gt;&lt;middleNames&gt;P&lt;/middleNames&gt;&lt;lastName&gt;Mesirov&lt;/lastName&gt;&lt;/author&gt;&lt;author&gt;&lt;firstName&gt;Todd&lt;/firstName&gt;&lt;middleNames&gt;R&lt;/middleNames&gt;&lt;lastName&gt;Golub&lt;/lastName&gt;&lt;/author&gt;&lt;author&gt;&lt;firstName&gt;Pablo&lt;/firstName&gt;&lt;lastName&gt;Tamayo&lt;/lastName&gt;&lt;/author&gt;&lt;author&gt;&lt;firstName&gt;Bruce&lt;/firstName&gt;&lt;lastName&gt;Spiegelman&lt;/lastName&gt;&lt;/author&gt;&lt;author&gt;&lt;firstName&gt;Eric&lt;/firstName&gt;&lt;middleNames&gt;S&lt;/middleNames&gt;&lt;lastName&gt;Lander&lt;/lastName&gt;&lt;/author&gt;&lt;author&gt;&lt;firstName&gt;Joel&lt;/firstName&gt;&lt;middleNames&gt;N&lt;/middleNames&gt;&lt;lastName&gt;Hirschhorn&lt;/lastName&gt;&lt;/author&gt;&lt;author&gt;&lt;firstName&gt;David&lt;/firstName&gt;&lt;lastName&gt;Altshuler&lt;/lastName&gt;&lt;/author&gt;&lt;author&gt;&lt;firstName&gt;Leif&lt;/firstName&gt;&lt;middleNames&gt;C&lt;/middleNames&gt;&lt;lastName&gt;Groop&lt;/lastName&gt;&lt;/author&gt;&lt;/authors&gt;&lt;/publication&gt;&lt;/publications&gt;&lt;cites&gt;&lt;/cites&gt;&lt;/citation&gt;</w:instrText>
      </w:r>
      <w:r w:rsidR="00A22015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(66)</w:t>
      </w:r>
      <w:r w:rsidR="00A22015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>.</w:t>
      </w:r>
    </w:p>
    <w:p w14:paraId="1A079B96" w14:textId="77777777" w:rsidR="00D437A6" w:rsidRPr="00E80984" w:rsidRDefault="00D437A6" w:rsidP="00A87260">
      <w:pPr>
        <w:pStyle w:val="ManuscriptHeading3"/>
        <w:tabs>
          <w:tab w:val="left" w:pos="8100"/>
        </w:tabs>
        <w:rPr>
          <w:lang w:val="en-AU" w:eastAsia="ja-JP"/>
        </w:rPr>
      </w:pPr>
      <w:bookmarkStart w:id="20" w:name="_Toc233262418"/>
      <w:r w:rsidRPr="00E80984">
        <w:rPr>
          <w:lang w:val="en-AU" w:eastAsia="ja-JP"/>
        </w:rPr>
        <w:t>Classification of pathway analysis approaches</w:t>
      </w:r>
      <w:bookmarkEnd w:id="20"/>
    </w:p>
    <w:p w14:paraId="30E891CD" w14:textId="735D8C59" w:rsidR="00D437A6" w:rsidRDefault="00D437A6" w:rsidP="00563DA8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 large number of pathway analysis approaches has been developed so far. </w:t>
      </w:r>
      <w:r w:rsidR="004F6E19" w:rsidRPr="00E80984">
        <w:rPr>
          <w:lang w:val="en-AU" w:eastAsia="ja-JP"/>
        </w:rPr>
        <w:t xml:space="preserve">According to </w:t>
      </w:r>
      <w:proofErr w:type="spellStart"/>
      <w:r w:rsidR="004F6E19" w:rsidRPr="00E80984">
        <w:rPr>
          <w:lang w:val="en-AU" w:eastAsia="ja-JP"/>
        </w:rPr>
        <w:t>Khatri</w:t>
      </w:r>
      <w:proofErr w:type="spellEnd"/>
      <w:r w:rsidR="004F6E19" w:rsidRPr="00E80984">
        <w:rPr>
          <w:lang w:val="en-AU" w:eastAsia="ja-JP"/>
        </w:rPr>
        <w:t xml:space="preserve"> et al.</w:t>
      </w:r>
      <w:r w:rsidR="00123BD2" w:rsidRPr="00E80984">
        <w:rPr>
          <w:lang w:val="en-AU" w:eastAsia="ja-JP"/>
        </w:rPr>
        <w:t xml:space="preserve"> </w:t>
      </w:r>
      <w:r w:rsidR="00123BD2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7047B665-35EB-40EF-A221-27B071F39C8A&lt;/uuid&gt;&lt;priority&gt;76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="00123BD2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(58)</w:t>
      </w:r>
      <w:r w:rsidR="00123BD2" w:rsidRPr="00E80984">
        <w:rPr>
          <w:lang w:val="en-AU" w:eastAsia="ja-JP"/>
        </w:rPr>
        <w:fldChar w:fldCharType="end"/>
      </w:r>
      <w:r w:rsidR="008E7EA9" w:rsidRPr="00E80984">
        <w:rPr>
          <w:lang w:val="en-AU" w:eastAsia="ja-JP"/>
        </w:rPr>
        <w:t>, these approaches</w:t>
      </w:r>
      <w:r w:rsidRPr="00E80984">
        <w:rPr>
          <w:lang w:val="en-AU" w:eastAsia="ja-JP"/>
        </w:rPr>
        <w:t xml:space="preserve"> can be classified int</w:t>
      </w:r>
      <w:r w:rsidR="00B22B9E" w:rsidRPr="00E80984">
        <w:rPr>
          <w:lang w:val="en-AU" w:eastAsia="ja-JP"/>
        </w:rPr>
        <w:t xml:space="preserve">o </w:t>
      </w:r>
      <w:r w:rsidR="008E7EA9" w:rsidRPr="00E80984">
        <w:rPr>
          <w:lang w:val="en-AU" w:eastAsia="ja-JP"/>
        </w:rPr>
        <w:t>three</w:t>
      </w:r>
      <w:r w:rsidR="00B22B9E" w:rsidRPr="00E80984">
        <w:rPr>
          <w:lang w:val="en-AU" w:eastAsia="ja-JP"/>
        </w:rPr>
        <w:t xml:space="preserve"> categories: </w:t>
      </w:r>
      <w:r w:rsidR="00563DA8" w:rsidRPr="00E80984">
        <w:rPr>
          <w:lang w:val="en-AU" w:eastAsia="ja-JP"/>
        </w:rPr>
        <w:t>Over-Representation Analysis (ORA) approaches, Functional Class Scoring (FCS) approaches</w:t>
      </w:r>
      <w:r w:rsidR="00976235" w:rsidRPr="00E80984">
        <w:rPr>
          <w:lang w:val="en-AU" w:eastAsia="ja-JP"/>
        </w:rPr>
        <w:t>,</w:t>
      </w:r>
      <w:r w:rsidR="00563DA8" w:rsidRPr="00E80984">
        <w:rPr>
          <w:lang w:val="en-AU" w:eastAsia="ja-JP"/>
        </w:rPr>
        <w:t xml:space="preserve"> and Pathway Topology (PT)-based approaches</w:t>
      </w:r>
      <w:r w:rsidR="00776831">
        <w:rPr>
          <w:lang w:val="en-AU" w:eastAsia="ja-JP"/>
        </w:rPr>
        <w:t xml:space="preserve"> (Figure 3)</w:t>
      </w:r>
      <w:r w:rsidR="00563DA8" w:rsidRPr="00E80984">
        <w:rPr>
          <w:lang w:val="en-AU" w:eastAsia="ja-JP"/>
        </w:rPr>
        <w:t>.</w:t>
      </w:r>
    </w:p>
    <w:p w14:paraId="7645B1C3" w14:textId="77777777" w:rsidR="005C45B4" w:rsidRDefault="005C45B4" w:rsidP="001C418C">
      <w:pPr>
        <w:pStyle w:val="ManuscriptNormal"/>
        <w:keepNext/>
        <w:tabs>
          <w:tab w:val="left" w:pos="8100"/>
        </w:tabs>
        <w:ind w:left="426" w:firstLine="0"/>
      </w:pPr>
      <w:r>
        <w:rPr>
          <w:noProof/>
        </w:rPr>
        <w:drawing>
          <wp:inline distT="0" distB="0" distL="0" distR="0" wp14:anchorId="5D38D7FA" wp14:editId="254F2133">
            <wp:extent cx="4802094" cy="240567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generation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094" cy="24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2422" w14:textId="0B1785BD" w:rsidR="005C45B4" w:rsidRPr="005C45B4" w:rsidRDefault="005C45B4" w:rsidP="001C418C">
      <w:pPr>
        <w:pStyle w:val="Caption"/>
        <w:spacing w:after="400"/>
        <w:ind w:left="426"/>
        <w:jc w:val="both"/>
        <w:rPr>
          <w:rFonts w:ascii="Times New Roman" w:hAnsi="Times New Roman"/>
          <w:color w:val="auto"/>
          <w:lang w:val="en-AU" w:eastAsia="ja-JP"/>
        </w:rPr>
      </w:pPr>
      <w:r w:rsidRPr="005C45B4">
        <w:rPr>
          <w:rFonts w:ascii="Times New Roman" w:hAnsi="Times New Roman"/>
          <w:color w:val="auto"/>
        </w:rPr>
        <w:t xml:space="preserve">Figure </w:t>
      </w:r>
      <w:r w:rsidRPr="005C45B4">
        <w:rPr>
          <w:rFonts w:ascii="Times New Roman" w:hAnsi="Times New Roman"/>
          <w:color w:val="auto"/>
        </w:rPr>
        <w:fldChar w:fldCharType="begin"/>
      </w:r>
      <w:r w:rsidRPr="005C45B4">
        <w:rPr>
          <w:rFonts w:ascii="Times New Roman" w:hAnsi="Times New Roman"/>
          <w:color w:val="auto"/>
        </w:rPr>
        <w:instrText xml:space="preserve"> SEQ Figure \* ARABIC </w:instrText>
      </w:r>
      <w:r w:rsidRPr="005C45B4">
        <w:rPr>
          <w:rFonts w:ascii="Times New Roman" w:hAnsi="Times New Roman"/>
          <w:color w:val="auto"/>
        </w:rPr>
        <w:fldChar w:fldCharType="separate"/>
      </w:r>
      <w:r w:rsidR="005C21BD">
        <w:rPr>
          <w:rFonts w:ascii="Times New Roman" w:hAnsi="Times New Roman"/>
          <w:noProof/>
          <w:color w:val="auto"/>
        </w:rPr>
        <w:t>3</w:t>
      </w:r>
      <w:r w:rsidRPr="005C45B4">
        <w:rPr>
          <w:rFonts w:ascii="Times New Roman" w:hAnsi="Times New Roman"/>
          <w:color w:val="auto"/>
        </w:rPr>
        <w:fldChar w:fldCharType="end"/>
      </w:r>
      <w:r>
        <w:rPr>
          <w:rFonts w:ascii="Times New Roman" w:hAnsi="Times New Roman"/>
          <w:color w:val="auto"/>
        </w:rPr>
        <w:t xml:space="preserve"> </w:t>
      </w:r>
      <w:r w:rsidR="000A1207">
        <w:rPr>
          <w:rFonts w:ascii="Times New Roman" w:hAnsi="Times New Roman"/>
          <w:color w:val="auto"/>
        </w:rPr>
        <w:t xml:space="preserve">Three </w:t>
      </w:r>
      <w:r w:rsidR="00DD31AF">
        <w:rPr>
          <w:rFonts w:ascii="Times New Roman" w:hAnsi="Times New Roman"/>
          <w:color w:val="auto"/>
        </w:rPr>
        <w:t>categories</w:t>
      </w:r>
      <w:r w:rsidR="000A1207">
        <w:rPr>
          <w:rFonts w:ascii="Times New Roman" w:hAnsi="Times New Roman"/>
          <w:color w:val="auto"/>
        </w:rPr>
        <w:t xml:space="preserve"> of pathway analysis approaches (from </w:t>
      </w:r>
      <w:proofErr w:type="spellStart"/>
      <w:r w:rsidR="005E279B">
        <w:rPr>
          <w:rFonts w:ascii="Times New Roman" w:hAnsi="Times New Roman"/>
          <w:color w:val="auto"/>
        </w:rPr>
        <w:t>Khatri</w:t>
      </w:r>
      <w:proofErr w:type="spellEnd"/>
      <w:r w:rsidR="005E279B">
        <w:rPr>
          <w:rFonts w:ascii="Times New Roman" w:hAnsi="Times New Roman"/>
          <w:color w:val="auto"/>
        </w:rPr>
        <w:t xml:space="preserve"> et al., 2012</w:t>
      </w:r>
      <w:r w:rsidR="000A1207">
        <w:rPr>
          <w:rFonts w:ascii="Times New Roman" w:hAnsi="Times New Roman"/>
          <w:color w:val="auto"/>
        </w:rPr>
        <w:t>)</w:t>
      </w:r>
      <w:r w:rsidR="00B60CAB">
        <w:rPr>
          <w:rFonts w:ascii="Times New Roman" w:hAnsi="Times New Roman"/>
          <w:color w:val="auto"/>
        </w:rPr>
        <w:t>.</w:t>
      </w:r>
    </w:p>
    <w:p w14:paraId="652E23D0" w14:textId="092F5C44" w:rsidR="00D437A6" w:rsidRPr="00E80984" w:rsidRDefault="00A715B1" w:rsidP="00A87260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Over-Representation Analysis (ORA) approaches</w:t>
      </w:r>
    </w:p>
    <w:p w14:paraId="0ECA263E" w14:textId="20C87328" w:rsidR="00DE0930" w:rsidRDefault="00DE0A80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ORA approaches </w:t>
      </w:r>
      <w:r w:rsidR="00124847" w:rsidRPr="00E80984">
        <w:rPr>
          <w:lang w:val="en-AU" w:eastAsia="ja-JP"/>
        </w:rPr>
        <w:t xml:space="preserve">represent early efforts in </w:t>
      </w:r>
      <w:r w:rsidR="00976235" w:rsidRPr="00E80984">
        <w:rPr>
          <w:lang w:val="en-AU" w:eastAsia="ja-JP"/>
        </w:rPr>
        <w:t>the field of</w:t>
      </w:r>
      <w:r w:rsidR="00721A6A" w:rsidRPr="00E80984">
        <w:rPr>
          <w:lang w:val="en-AU" w:eastAsia="ja-JP"/>
        </w:rPr>
        <w:t xml:space="preserve"> pathway </w:t>
      </w:r>
      <w:r w:rsidR="005B4D23" w:rsidRPr="00E80984">
        <w:rPr>
          <w:lang w:val="en-AU" w:eastAsia="ja-JP"/>
        </w:rPr>
        <w:t>analysis</w:t>
      </w:r>
      <w:r w:rsidR="00721A6A" w:rsidRPr="00E80984">
        <w:rPr>
          <w:lang w:val="en-AU" w:eastAsia="ja-JP"/>
        </w:rPr>
        <w:t xml:space="preserve">. </w:t>
      </w:r>
      <w:r w:rsidR="003A063F" w:rsidRPr="00E80984">
        <w:rPr>
          <w:lang w:val="en-AU" w:eastAsia="ja-JP"/>
        </w:rPr>
        <w:t xml:space="preserve">In general, these approaches </w:t>
      </w:r>
      <w:r w:rsidR="00D437A6" w:rsidRPr="00E80984">
        <w:rPr>
          <w:lang w:val="en-AU" w:eastAsia="ja-JP"/>
        </w:rPr>
        <w:t xml:space="preserve">use a contingency table to test whether a pathway is overrepresented by a predefined list of </w:t>
      </w:r>
      <w:r w:rsidR="00092999" w:rsidRPr="00E80984">
        <w:rPr>
          <w:lang w:val="en-AU" w:eastAsia="ja-JP"/>
        </w:rPr>
        <w:t>DE</w:t>
      </w:r>
      <w:r w:rsidR="008B1EAC" w:rsidRPr="00E80984">
        <w:rPr>
          <w:lang w:val="en-AU" w:eastAsia="ja-JP"/>
        </w:rPr>
        <w:t xml:space="preserve"> genes</w:t>
      </w:r>
      <w:r w:rsidR="005D3BAC" w:rsidRPr="00E80984">
        <w:rPr>
          <w:lang w:val="en-AU" w:eastAsia="ja-JP"/>
        </w:rPr>
        <w:t>.</w:t>
      </w:r>
      <w:r w:rsidR="008B1EAC" w:rsidRPr="00E80984">
        <w:rPr>
          <w:lang w:val="en-AU" w:eastAsia="ja-JP"/>
        </w:rPr>
        <w:t xml:space="preserve"> </w:t>
      </w:r>
      <w:r w:rsidR="005D3BAC" w:rsidRPr="00E80984">
        <w:rPr>
          <w:lang w:val="en-AU" w:eastAsia="ja-JP"/>
        </w:rPr>
        <w:t>The</w:t>
      </w:r>
      <w:r w:rsidR="00D437A6" w:rsidRPr="00E80984">
        <w:rPr>
          <w:lang w:val="en-AU" w:eastAsia="ja-JP"/>
        </w:rPr>
        <w:t xml:space="preserve"> </w:t>
      </w:r>
      <w:commentRangeStart w:id="21"/>
      <w:proofErr w:type="spellStart"/>
      <w:r w:rsidR="00D437A6" w:rsidRPr="00E80984">
        <w:rPr>
          <w:lang w:val="en-AU" w:eastAsia="ja-JP"/>
        </w:rPr>
        <w:t>univariate</w:t>
      </w:r>
      <w:proofErr w:type="spellEnd"/>
      <w:r w:rsidR="00D437A6" w:rsidRPr="00E80984">
        <w:rPr>
          <w:lang w:val="en-AU" w:eastAsia="ja-JP"/>
        </w:rPr>
        <w:t xml:space="preserve"> </w:t>
      </w:r>
      <w:commentRangeEnd w:id="21"/>
      <w:r w:rsidR="00E665BA">
        <w:rPr>
          <w:rStyle w:val="CommentReference"/>
          <w:rFonts w:ascii="Cambria" w:hAnsi="Cambria"/>
        </w:rPr>
        <w:commentReference w:id="21"/>
      </w:r>
      <w:r w:rsidR="005D3BAC" w:rsidRPr="00E80984">
        <w:rPr>
          <w:lang w:val="en-AU" w:eastAsia="ja-JP"/>
        </w:rPr>
        <w:t xml:space="preserve">statistical </w:t>
      </w:r>
      <w:r w:rsidR="001B0CA0" w:rsidRPr="00E80984">
        <w:rPr>
          <w:lang w:val="en-AU" w:eastAsia="ja-JP"/>
        </w:rPr>
        <w:t xml:space="preserve">tests </w:t>
      </w:r>
      <w:r w:rsidR="00EC765C" w:rsidRPr="00E80984">
        <w:rPr>
          <w:lang w:val="en-AU" w:eastAsia="ja-JP"/>
        </w:rPr>
        <w:t>adopted</w:t>
      </w:r>
      <w:r w:rsidR="001B0CA0" w:rsidRPr="00E80984">
        <w:rPr>
          <w:lang w:val="en-AU" w:eastAsia="ja-JP"/>
        </w:rPr>
        <w:t xml:space="preserve"> in these approaches include</w:t>
      </w:r>
      <w:r w:rsidR="001C2CAE" w:rsidRPr="00E80984">
        <w:rPr>
          <w:lang w:val="en-AU" w:eastAsia="ja-JP"/>
        </w:rPr>
        <w:t xml:space="preserve"> </w:t>
      </w:r>
      <w:proofErr w:type="spellStart"/>
      <w:r w:rsidR="00D437A6" w:rsidRPr="00E80984">
        <w:rPr>
          <w:lang w:val="en-AU" w:eastAsia="ja-JP"/>
        </w:rPr>
        <w:t>hypergeometric</w:t>
      </w:r>
      <w:proofErr w:type="spellEnd"/>
      <w:r w:rsidR="005D3BAC" w:rsidRPr="00E80984">
        <w:rPr>
          <w:lang w:val="en-AU" w:eastAsia="ja-JP"/>
        </w:rPr>
        <w:t xml:space="preserve"> test</w:t>
      </w:r>
      <w:r w:rsidR="00D437A6" w:rsidRPr="00E80984">
        <w:rPr>
          <w:lang w:val="en-AU" w:eastAsia="ja-JP"/>
        </w:rPr>
        <w:t>,</w:t>
      </w:r>
      <w:r w:rsidR="001C2CAE" w:rsidRPr="00E80984">
        <w:rPr>
          <w:lang w:val="en-AU" w:eastAsia="ja-JP"/>
        </w:rPr>
        <w:t xml:space="preserve"> chi-square </w:t>
      </w:r>
      <w:r w:rsidR="005D3BAC" w:rsidRPr="00E80984">
        <w:rPr>
          <w:lang w:val="en-AU" w:eastAsia="ja-JP"/>
        </w:rPr>
        <w:t>test and</w:t>
      </w:r>
      <w:r w:rsidR="001C2CAE" w:rsidRPr="00E80984">
        <w:rPr>
          <w:lang w:val="en-AU" w:eastAsia="ja-JP"/>
        </w:rPr>
        <w:t xml:space="preserve"> binomial </w:t>
      </w:r>
      <w:r w:rsidR="001C2CAE" w:rsidRPr="00E80984">
        <w:rPr>
          <w:lang w:val="en-AU" w:eastAsia="ja-JP"/>
        </w:rPr>
        <w:lastRenderedPageBreak/>
        <w:t>test</w:t>
      </w:r>
      <w:r w:rsidR="00C800D5" w:rsidRPr="00E80984">
        <w:rPr>
          <w:lang w:val="en-AU" w:eastAsia="ja-JP"/>
        </w:rPr>
        <w:t>.</w:t>
      </w:r>
      <w:r w:rsidR="00D44620" w:rsidRPr="00E80984">
        <w:rPr>
          <w:lang w:val="en-AU" w:eastAsia="ja-JP"/>
        </w:rPr>
        <w:t xml:space="preserve"> Despite the popularity of </w:t>
      </w:r>
      <w:r w:rsidR="00705671" w:rsidRPr="00E80984">
        <w:rPr>
          <w:lang w:val="en-AU" w:eastAsia="ja-JP"/>
        </w:rPr>
        <w:t xml:space="preserve">ORA </w:t>
      </w:r>
      <w:r w:rsidR="00D44620" w:rsidRPr="00E80984">
        <w:rPr>
          <w:lang w:val="en-AU" w:eastAsia="ja-JP"/>
        </w:rPr>
        <w:t xml:space="preserve">approaches </w:t>
      </w:r>
      <w:r w:rsidR="008F0B4F" w:rsidRPr="00E80984">
        <w:rPr>
          <w:lang w:val="en-AU" w:eastAsia="ja-JP"/>
        </w:rPr>
        <w:t>in</w:t>
      </w:r>
      <w:r w:rsidR="00D437A6" w:rsidRPr="00E80984">
        <w:rPr>
          <w:lang w:val="en-AU" w:eastAsia="ja-JP"/>
        </w:rPr>
        <w:t xml:space="preserve"> GO-based tools, </w:t>
      </w:r>
      <w:r w:rsidR="00D437A6" w:rsidRPr="00E80984">
        <w:rPr>
          <w:lang w:val="en-AU" w:eastAsia="zh-CN"/>
        </w:rPr>
        <w:t>such as</w:t>
      </w:r>
      <w:r w:rsidR="00D437A6" w:rsidRPr="00E80984">
        <w:rPr>
          <w:lang w:val="en-AU" w:eastAsia="ja-JP"/>
        </w:rPr>
        <w:t xml:space="preserve"> </w:t>
      </w:r>
      <w:proofErr w:type="spellStart"/>
      <w:r w:rsidR="00D437A6" w:rsidRPr="00E80984">
        <w:rPr>
          <w:lang w:val="en-AU" w:eastAsia="ja-JP"/>
        </w:rPr>
        <w:t>BiNGO</w:t>
      </w:r>
      <w:proofErr w:type="spellEnd"/>
      <w:r w:rsidR="00D437A6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7A5C87EE-E9A3-4FB4-82E9-4B21931596DF&lt;/uuid&gt;&lt;priority&gt;77&lt;/priority&gt;&lt;publications&gt;&lt;publication&gt;&lt;uuid&gt;00656160-FA99-42B7-890C-D2907773AC70&lt;/uuid&gt;&lt;volume&gt;21&lt;/volume&gt;&lt;doi&gt;10.1093/bioinformatics/bti551&lt;/doi&gt;&lt;startpage&gt;3448&lt;/startpage&gt;&lt;publication_date&gt;99200508041200000000222000&lt;/publication_date&gt;&lt;url&gt;http://bioinformatics.oxfordjournals.org/cgi/doi/10.1093/bioinformatics/bti551&lt;/url&gt;&lt;citekey&gt;Maere:2005fl&lt;/citekey&gt;&lt;type&gt;400&lt;/type&gt;&lt;title&gt;BiNGO: a Cytoscape plugin to assess overrepresentation of Gene Ontology categories in Biological Networks&lt;/title&gt;&lt;number&gt;16&lt;/number&gt;&lt;subtype&gt;400&lt;/subtype&gt;&lt;endpage&gt;3449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S&lt;/firstName&gt;&lt;lastName&gt;Maere&lt;/lastName&gt;&lt;/author&gt;&lt;author&gt;&lt;firstName&gt;K&lt;/firstName&gt;&lt;lastName&gt;Heymans&lt;/lastName&gt;&lt;/author&gt;&lt;author&gt;&lt;firstName&gt;M&lt;/firstName&gt;&lt;lastName&gt;Kuiper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(67)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</w:t>
      </w:r>
      <w:proofErr w:type="spellStart"/>
      <w:r w:rsidR="00D437A6" w:rsidRPr="00E80984">
        <w:rPr>
          <w:lang w:val="en-AU" w:eastAsia="ja-JP"/>
        </w:rPr>
        <w:t>GOstat</w:t>
      </w:r>
      <w:proofErr w:type="spellEnd"/>
      <w:r w:rsidR="00D437A6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5C3F25D0-3B9F-4635-A45C-61919A91F546&lt;/uuid&gt;&lt;priority&gt;78&lt;/priority&gt;&lt;publications&gt;&lt;publication&gt;&lt;uuid&gt;BF795594-9F63-45EF-9FD3-68E10CBDDE51&lt;/uuid&gt;&lt;volume&gt;20&lt;/volume&gt;&lt;doi&gt;10.1093/bioinformatics/bth088&lt;/doi&gt;&lt;startpage&gt;1464&lt;/startpage&gt;&lt;publication_date&gt;99200406101200000000222000&lt;/publication_date&gt;&lt;url&gt;http://bioinformatics.oxfordjournals.org/cgi/doi/10.1093/bioinformatics/bth088&lt;/url&gt;&lt;citekey&gt;Beissbarth:2004kk&lt;/citekey&gt;&lt;type&gt;400&lt;/type&gt;&lt;title&gt;GOstat: find statistically overrepresented Gene Ontologies within a group of genes&lt;/title&gt;&lt;number&gt;9&lt;/number&gt;&lt;subtype&gt;400&lt;/subtype&gt;&lt;endpage&gt;1465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T&lt;/firstName&gt;&lt;lastName&gt;Beissbarth&lt;/lastName&gt;&lt;/author&gt;&lt;author&gt;&lt;firstName&gt;T&lt;/firstName&gt;&lt;middleNames&gt;P&lt;/middleNames&gt;&lt;lastName&gt;Speed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(68)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 and GOEAS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7A3C2BC9-EDB8-4797-8AD4-9FA3C4B01970&lt;/uuid&gt;&lt;priority&gt;79&lt;/priority&gt;&lt;publications&gt;&lt;publication&gt;&lt;uuid&gt;0EAE63B6-6BA1-4F9E-8920-EDF1AC5E2632&lt;/uuid&gt;&lt;volume&gt;36&lt;/volume&gt;&lt;doi&gt;10.1093/nar/gkn276&lt;/doi&gt;&lt;startpage&gt;W358&lt;/startpage&gt;&lt;publication_date&gt;99200805191200000000222000&lt;/publication_date&gt;&lt;url&gt;http://www.nar.oxfordjournals.org/cgi/doi/10.1093/nar/gkn276&lt;/url&gt;&lt;citekey&gt;Zheng:2008kb&lt;/citekey&gt;&lt;type&gt;400&lt;/type&gt;&lt;title&gt;GOEAST: a web-based software toolkit for Gene Ontology enrichment analysis&lt;/title&gt;&lt;number&gt;Web Server&lt;/number&gt;&lt;subtype&gt;400&lt;/subtype&gt;&lt;endpage&gt;W363&lt;/endpage&gt;&lt;bundle&gt;&lt;publication&gt;&lt;title&gt;Nucleic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Q&lt;/firstName&gt;&lt;lastName&gt;Zheng&lt;/lastName&gt;&lt;/author&gt;&lt;author&gt;&lt;firstName&gt;X&lt;/firstName&gt;&lt;middleNames&gt;J&lt;/middleNames&gt;&lt;lastName&gt;Wang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(69)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</w:t>
      </w:r>
      <w:r w:rsidR="00D44620" w:rsidRPr="00E80984">
        <w:rPr>
          <w:lang w:val="en-AU" w:eastAsia="zh-CN"/>
        </w:rPr>
        <w:t>they share</w:t>
      </w:r>
      <w:r w:rsidR="00D437A6" w:rsidRPr="00E80984">
        <w:rPr>
          <w:lang w:val="en-AU" w:eastAsia="zh-CN"/>
        </w:rPr>
        <w:t xml:space="preserve"> two significant</w:t>
      </w:r>
      <w:r w:rsidR="00D437A6" w:rsidRPr="00E80984">
        <w:rPr>
          <w:lang w:val="en-AU" w:eastAsia="ja-JP"/>
        </w:rPr>
        <w:t xml:space="preserve"> drawbacks</w:t>
      </w:r>
      <w:r w:rsidR="00CE6514" w:rsidRPr="00E80984">
        <w:rPr>
          <w:lang w:val="en-AU" w:eastAsia="ja-JP"/>
        </w:rPr>
        <w:t>:</w:t>
      </w:r>
    </w:p>
    <w:p w14:paraId="21A084D1" w14:textId="5C4534A7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a) </w:t>
      </w:r>
      <w:r w:rsidR="00F356B8" w:rsidRPr="00E80984">
        <w:rPr>
          <w:lang w:val="en-AU" w:eastAsia="ja-JP"/>
        </w:rPr>
        <w:t>They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zh-CN"/>
        </w:rPr>
        <w:t xml:space="preserve">all </w:t>
      </w:r>
      <w:r w:rsidRPr="00E80984">
        <w:rPr>
          <w:lang w:val="en-AU" w:eastAsia="ja-JP"/>
        </w:rPr>
        <w:t>use an arbitrary threshold (</w:t>
      </w:r>
      <w:r w:rsidRPr="00E80984">
        <w:rPr>
          <w:i/>
          <w:lang w:val="en-AU" w:eastAsia="ja-JP"/>
        </w:rPr>
        <w:t>e.g.</w:t>
      </w:r>
      <w:r w:rsidRPr="00E80984">
        <w:rPr>
          <w:lang w:val="en-AU" w:eastAsia="ja-JP"/>
        </w:rPr>
        <w:t>, genes with fold-change &gt;=2 and/or p-values &lt;</w:t>
      </w:r>
      <w:r w:rsidRPr="00E80984">
        <w:rPr>
          <w:lang w:val="en-AU" w:eastAsia="zh-CN"/>
        </w:rPr>
        <w:t>=</w:t>
      </w:r>
      <w:r w:rsidRPr="00E80984">
        <w:rPr>
          <w:lang w:val="en-AU" w:eastAsia="ja-JP"/>
        </w:rPr>
        <w:t xml:space="preserve"> 0.05) to </w:t>
      </w:r>
      <w:r w:rsidR="009449D3" w:rsidRPr="00E80984">
        <w:rPr>
          <w:lang w:val="en-AU" w:eastAsia="ja-JP"/>
        </w:rPr>
        <w:t>obtain</w:t>
      </w:r>
      <w:r w:rsidRPr="00E80984">
        <w:rPr>
          <w:lang w:val="en-AU" w:eastAsia="ja-JP"/>
        </w:rPr>
        <w:t xml:space="preserve"> a list of </w:t>
      </w:r>
      <w:r w:rsidR="001B0CA0" w:rsidRPr="00E80984">
        <w:rPr>
          <w:lang w:val="en-AU" w:eastAsia="ja-JP"/>
        </w:rPr>
        <w:t>DE</w:t>
      </w:r>
      <w:r w:rsidR="00383389" w:rsidRPr="00E80984">
        <w:rPr>
          <w:lang w:val="en-AU" w:eastAsia="ja-JP"/>
        </w:rPr>
        <w:t xml:space="preserve"> genes </w:t>
      </w:r>
      <w:r w:rsidRPr="00E80984">
        <w:rPr>
          <w:lang w:val="en-AU" w:eastAsia="ja-JP"/>
        </w:rPr>
        <w:t xml:space="preserve">from a </w:t>
      </w:r>
      <w:r w:rsidR="009449D3" w:rsidRPr="00E80984">
        <w:rPr>
          <w:lang w:val="en-AU" w:eastAsia="ja-JP"/>
        </w:rPr>
        <w:t>high-throughput</w:t>
      </w:r>
      <w:r w:rsidR="00394DE4" w:rsidRPr="00E80984">
        <w:rPr>
          <w:lang w:val="en-AU" w:eastAsia="ja-JP"/>
        </w:rPr>
        <w:t xml:space="preserve"> experiment</w:t>
      </w:r>
      <w:r w:rsidRPr="00E80984">
        <w:rPr>
          <w:lang w:val="en-AU" w:eastAsia="ja-JP"/>
        </w:rPr>
        <w:t>. This may lead to seve</w:t>
      </w:r>
      <w:r w:rsidRPr="00E80984">
        <w:rPr>
          <w:lang w:val="en-AU" w:eastAsia="zh-CN"/>
        </w:rPr>
        <w:t>re</w:t>
      </w:r>
      <w:r w:rsidRPr="00E80984">
        <w:rPr>
          <w:lang w:val="en-AU" w:eastAsia="ja-JP"/>
        </w:rPr>
        <w:t xml:space="preserve"> information loss as </w:t>
      </w:r>
      <w:r w:rsidRPr="00E80984">
        <w:rPr>
          <w:lang w:val="en-AU" w:eastAsia="zh-CN"/>
        </w:rPr>
        <w:t>a substantial portion of</w:t>
      </w:r>
      <w:r w:rsidRPr="00E80984">
        <w:rPr>
          <w:lang w:val="en-AU" w:eastAsia="ja-JP"/>
        </w:rPr>
        <w:t xml:space="preserve"> </w:t>
      </w:r>
      <w:r w:rsidR="00AB3CDF" w:rsidRPr="00E80984">
        <w:rPr>
          <w:lang w:val="en-AU" w:eastAsia="ja-JP"/>
        </w:rPr>
        <w:t xml:space="preserve">the </w:t>
      </w:r>
      <w:r w:rsidRPr="00E80984">
        <w:rPr>
          <w:lang w:val="en-AU" w:eastAsia="ja-JP"/>
        </w:rPr>
        <w:t>genes</w:t>
      </w:r>
      <w:r w:rsidR="002F1053">
        <w:rPr>
          <w:lang w:val="en-AU" w:eastAsia="ja-JP"/>
        </w:rPr>
        <w:t xml:space="preserve"> </w:t>
      </w:r>
      <w:r w:rsidR="002F1053" w:rsidRPr="002F1053">
        <w:rPr>
          <w:lang w:val="en-AU" w:eastAsia="ja-JP"/>
        </w:rPr>
        <w:t>is discarded</w:t>
      </w:r>
      <w:r w:rsidRPr="00E80984">
        <w:rPr>
          <w:lang w:val="en-AU" w:eastAsia="ja-JP"/>
        </w:rPr>
        <w:t xml:space="preserve">, </w:t>
      </w:r>
      <w:r w:rsidR="00AB3CDF" w:rsidRPr="00E80984">
        <w:rPr>
          <w:lang w:val="en-AU" w:eastAsia="ja-JP"/>
        </w:rPr>
        <w:t>especially</w:t>
      </w:r>
      <w:r w:rsidRPr="00E80984">
        <w:rPr>
          <w:lang w:val="en-AU" w:eastAsia="ja-JP"/>
        </w:rPr>
        <w:t xml:space="preserve"> those that a</w:t>
      </w:r>
      <w:r w:rsidR="00121DBF">
        <w:rPr>
          <w:lang w:val="en-AU" w:eastAsia="ja-JP"/>
        </w:rPr>
        <w:t xml:space="preserve">re marginally less significant </w:t>
      </w:r>
      <w:r w:rsidRPr="00E80984">
        <w:rPr>
          <w:lang w:val="en-AU" w:eastAsia="ja-JP"/>
        </w:rPr>
        <w:t>(e.g.</w:t>
      </w:r>
      <w:r w:rsidR="003325AE" w:rsidRPr="00E80984">
        <w:rPr>
          <w:lang w:val="en-AU" w:eastAsia="ja-JP"/>
        </w:rPr>
        <w:t>, fold-</w:t>
      </w:r>
      <w:r w:rsidRPr="00E80984">
        <w:rPr>
          <w:lang w:val="en-AU" w:eastAsia="ja-JP"/>
        </w:rPr>
        <w:t xml:space="preserve">change = 1.999 </w:t>
      </w:r>
      <w:r w:rsidR="009E623F" w:rsidRPr="00E80984">
        <w:rPr>
          <w:lang w:val="en-AU" w:eastAsia="ja-JP"/>
        </w:rPr>
        <w:t>and/</w:t>
      </w:r>
      <w:r w:rsidRPr="00E80984">
        <w:rPr>
          <w:lang w:val="en-AU" w:eastAsia="ja-JP"/>
        </w:rPr>
        <w:t xml:space="preserve">or p-value = 0.051) </w:t>
      </w:r>
      <w:r w:rsidR="00CE6514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28DF12C4-8904-4D47-8DB6-6ABE9363AB1F&lt;/uuid&gt;&lt;priority&gt;80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uuid&gt;D3A52740-9019-4F46-8668-79C6891C5D7E&lt;/uuid&gt;&lt;volume&gt;23&lt;/volume&gt;&lt;doi&gt;10.1093/bioinformatics/btm051&lt;/doi&gt;&lt;startpage&gt;980&lt;/startpage&gt;&lt;publication_date&gt;99200704301200000000222000&lt;/publication_date&gt;&lt;url&gt;http://bioinformatics.oxfordjournals.org/cgi/doi/10.1093/bioinformatics/btm051&lt;/url&gt;&lt;citekey&gt;Goeman:2007gv&lt;/citekey&gt;&lt;type&gt;400&lt;/type&gt;&lt;title&gt;Analyzing gene expression data in terms of gene sets: methodological issues&lt;/title&gt;&lt;number&gt;8&lt;/number&gt;&lt;subtype&gt;400&lt;/subtype&gt;&lt;endpage&gt;987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J&lt;/firstName&gt;&lt;middleNames&gt;J&lt;/middleNames&gt;&lt;lastName&gt;Goeman&lt;/lastName&gt;&lt;/author&gt;&lt;author&gt;&lt;firstName&gt;P&lt;/firstName&gt;&lt;lastName&gt;Buhlmann&lt;/lastName&gt;&lt;/author&gt;&lt;/authors&gt;&lt;/publication&gt;&lt;publication&gt;&lt;uuid&gt;F8CA8354-9686-469E-A7EC-9A876170BF2E&lt;/uuid&gt;&lt;volume&gt;9&lt;/volume&gt;&lt;doi&gt;10.1093/bib/bbn001&lt;/doi&gt;&lt;startpage&gt;189&lt;/startpage&gt;&lt;publication_date&gt;99200801111200000000222000&lt;/publication_date&gt;&lt;url&gt;http://bib.oxfordjournals.org/cgi/doi/10.1093/bib/bbn001&lt;/url&gt;&lt;citekey&gt;Nam:2008js&lt;/citekey&gt;&lt;type&gt;400&lt;/type&gt;&lt;title&gt;Gene-set approach for expression pattern analysis&lt;/title&gt;&lt;number&gt;3&lt;/number&gt;&lt;subtype&gt;400&lt;/subtype&gt;&lt;endpage&gt;197&lt;/endpage&gt;&lt;bundle&gt;&lt;publication&gt;&lt;title&gt;Briefings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D&lt;/firstName&gt;&lt;lastName&gt;Nam&lt;/lastName&gt;&lt;/author&gt;&lt;author&gt;&lt;firstName&gt;S&lt;/firstName&gt;&lt;middleNames&gt;Y&lt;/middleNames&gt;&lt;lastName&gt;Kim&lt;/lastName&gt;&lt;/author&gt;&lt;/authors&gt;&lt;/publication&gt;&lt;/publications&gt;&lt;cites&gt;&lt;/cites&gt;&lt;/citation&gt;</w:instrText>
      </w:r>
      <w:r w:rsidR="00CE6514" w:rsidRPr="00E80984">
        <w:rPr>
          <w:lang w:val="en-AU" w:eastAsia="ja-JP"/>
        </w:rPr>
        <w:fldChar w:fldCharType="separate"/>
      </w:r>
      <w:r w:rsidR="00CE6514" w:rsidRPr="00E80984">
        <w:rPr>
          <w:lang w:val="en-AU" w:eastAsia="ja-JP"/>
        </w:rPr>
        <w:t>(58, 62, 63)</w:t>
      </w:r>
      <w:r w:rsidR="00CE6514"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>.</w:t>
      </w:r>
    </w:p>
    <w:p w14:paraId="2613FDC0" w14:textId="6A86C315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b) The statistical tests </w:t>
      </w:r>
      <w:r w:rsidR="00EE7A72">
        <w:rPr>
          <w:lang w:val="en-AU" w:eastAsia="ja-JP"/>
        </w:rPr>
        <w:t>adopted</w:t>
      </w:r>
      <w:r w:rsidR="00293321">
        <w:rPr>
          <w:lang w:val="en-AU" w:eastAsia="ja-JP"/>
        </w:rPr>
        <w:t xml:space="preserve"> by these approaches</w:t>
      </w:r>
      <w:r w:rsidR="00710856"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t xml:space="preserve">consider </w:t>
      </w:r>
      <w:r w:rsidR="00710856" w:rsidRPr="00E80984">
        <w:rPr>
          <w:lang w:val="en-AU" w:eastAsia="ja-JP"/>
        </w:rPr>
        <w:t xml:space="preserve">only </w:t>
      </w:r>
      <w:r w:rsidRPr="00E80984">
        <w:rPr>
          <w:lang w:val="en-AU" w:eastAsia="ja-JP"/>
        </w:rPr>
        <w:t xml:space="preserve">the number of </w:t>
      </w:r>
      <w:r w:rsidR="00A10611" w:rsidRPr="00E80984">
        <w:rPr>
          <w:lang w:val="en-AU" w:eastAsia="ja-JP"/>
        </w:rPr>
        <w:t xml:space="preserve">DE </w:t>
      </w:r>
      <w:r w:rsidRPr="00E80984">
        <w:rPr>
          <w:lang w:val="en-AU" w:eastAsia="ja-JP"/>
        </w:rPr>
        <w:t xml:space="preserve">genes and ignore any </w:t>
      </w:r>
      <w:r w:rsidR="005A618F" w:rsidRPr="00E80984">
        <w:rPr>
          <w:lang w:val="en-AU" w:eastAsia="ja-JP"/>
        </w:rPr>
        <w:t xml:space="preserve">quantitative </w:t>
      </w:r>
      <w:r w:rsidRPr="00E80984">
        <w:rPr>
          <w:lang w:val="en-AU" w:eastAsia="ja-JP"/>
        </w:rPr>
        <w:t xml:space="preserve">values associated with </w:t>
      </w:r>
      <w:r w:rsidR="00456106" w:rsidRPr="00E80984">
        <w:rPr>
          <w:lang w:val="en-AU" w:eastAsia="ja-JP"/>
        </w:rPr>
        <w:t>the genes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zh-CN"/>
        </w:rPr>
        <w:t>(e.g., fold-change, p-value etc</w:t>
      </w:r>
      <w:r w:rsidRPr="00E80984">
        <w:rPr>
          <w:i/>
          <w:lang w:val="en-AU" w:eastAsia="zh-CN"/>
        </w:rPr>
        <w:t>.</w:t>
      </w:r>
      <w:r w:rsidRPr="00E80984">
        <w:rPr>
          <w:lang w:val="en-AU" w:eastAsia="zh-CN"/>
        </w:rPr>
        <w:t>)</w:t>
      </w:r>
      <w:r w:rsidRPr="00E80984">
        <w:rPr>
          <w:lang w:val="en-AU" w:eastAsia="ja-JP"/>
        </w:rPr>
        <w:t>.</w:t>
      </w:r>
      <w:r w:rsidR="00B51488" w:rsidRPr="00E80984">
        <w:rPr>
          <w:lang w:val="en-AU" w:eastAsia="ja-JP"/>
        </w:rPr>
        <w:t xml:space="preserve"> This may also result in significant information loss</w:t>
      </w:r>
      <w:r w:rsidR="00CE6514" w:rsidRPr="00E80984">
        <w:rPr>
          <w:lang w:val="en-AU" w:eastAsia="ja-JP"/>
        </w:rPr>
        <w:t xml:space="preserve"> </w:t>
      </w:r>
      <w:r w:rsidR="00CE6514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BF388D18-DCC6-41B9-AE52-7AFC13F710EA&lt;/uuid&gt;&lt;priority&gt;81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uuid&gt;D3A52740-9019-4F46-8668-79C6891C5D7E&lt;/uuid&gt;&lt;volume&gt;23&lt;/volume&gt;&lt;doi&gt;10.1093/bioinformatics/btm051&lt;/doi&gt;&lt;startpage&gt;980&lt;/startpage&gt;&lt;publication_date&gt;99200704301200000000222000&lt;/publication_date&gt;&lt;url&gt;http://bioinformatics.oxfordjournals.org/cgi/doi/10.1093/bioinformatics/btm051&lt;/url&gt;&lt;citekey&gt;Goeman:2007gv&lt;/citekey&gt;&lt;type&gt;400&lt;/type&gt;&lt;title&gt;Analyzing gene expression data in terms of gene sets: methodological issues&lt;/title&gt;&lt;number&gt;8&lt;/number&gt;&lt;subtype&gt;400&lt;/subtype&gt;&lt;endpage&gt;987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J&lt;/firstName&gt;&lt;middleNames&gt;J&lt;/middleNames&gt;&lt;lastName&gt;Goeman&lt;/lastName&gt;&lt;/author&gt;&lt;author&gt;&lt;firstName&gt;P&lt;/firstName&gt;&lt;lastName&gt;Buhlmann&lt;/lastName&gt;&lt;/author&gt;&lt;/authors&gt;&lt;/publication&gt;&lt;publication&gt;&lt;uuid&gt;F8CA8354-9686-469E-A7EC-9A876170BF2E&lt;/uuid&gt;&lt;volume&gt;9&lt;/volume&gt;&lt;doi&gt;10.1093/bib/bbn001&lt;/doi&gt;&lt;startpage&gt;189&lt;/startpage&gt;&lt;publication_date&gt;99200801111200000000222000&lt;/publication_date&gt;&lt;url&gt;http://bib.oxfordjournals.org/cgi/doi/10.1093/bib/bbn001&lt;/url&gt;&lt;citekey&gt;Nam:2008js&lt;/citekey&gt;&lt;type&gt;400&lt;/type&gt;&lt;title&gt;Gene-set approach for expression pattern analysis&lt;/title&gt;&lt;number&gt;3&lt;/number&gt;&lt;subtype&gt;400&lt;/subtype&gt;&lt;endpage&gt;197&lt;/endpage&gt;&lt;bundle&gt;&lt;publication&gt;&lt;title&gt;Briefings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D&lt;/firstName&gt;&lt;lastName&gt;Nam&lt;/lastName&gt;&lt;/author&gt;&lt;author&gt;&lt;firstName&gt;S&lt;/firstName&gt;&lt;middleNames&gt;Y&lt;/middleNames&gt;&lt;lastName&gt;Kim&lt;/lastName&gt;&lt;/author&gt;&lt;/authors&gt;&lt;/publication&gt;&lt;/publications&gt;&lt;cites&gt;&lt;/cites&gt;&lt;/citation&gt;</w:instrText>
      </w:r>
      <w:r w:rsidR="00CE6514" w:rsidRPr="00E80984">
        <w:rPr>
          <w:lang w:val="en-AU" w:eastAsia="ja-JP"/>
        </w:rPr>
        <w:fldChar w:fldCharType="separate"/>
      </w:r>
      <w:r w:rsidR="00CE6514" w:rsidRPr="00E80984">
        <w:rPr>
          <w:lang w:val="en-AU" w:eastAsia="ja-JP"/>
        </w:rPr>
        <w:t>(58, 62, 63)</w:t>
      </w:r>
      <w:r w:rsidR="00CE6514" w:rsidRPr="00E80984">
        <w:rPr>
          <w:lang w:val="en-AU" w:eastAsia="ja-JP"/>
        </w:rPr>
        <w:fldChar w:fldCharType="end"/>
      </w:r>
      <w:r w:rsidR="00B51488" w:rsidRPr="00E80984">
        <w:rPr>
          <w:lang w:val="en-AU" w:eastAsia="ja-JP"/>
        </w:rPr>
        <w:t>.</w:t>
      </w:r>
    </w:p>
    <w:p w14:paraId="67FA6E96" w14:textId="21CA8CC4" w:rsidR="00D437A6" w:rsidRPr="00E80984" w:rsidRDefault="00E61FC2" w:rsidP="00E61FC2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Functional Class Scoring (FCS) approaches</w:t>
      </w:r>
    </w:p>
    <w:p w14:paraId="5298BE5F" w14:textId="4B81F5BE" w:rsidR="00D437A6" w:rsidRPr="00E80984" w:rsidRDefault="00E27C81" w:rsidP="00EA4B55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FCS approaches represent the mainstream </w:t>
      </w:r>
      <w:r w:rsidR="00C73AA0" w:rsidRPr="00E80984">
        <w:rPr>
          <w:lang w:val="en-AU" w:eastAsia="ja-JP"/>
        </w:rPr>
        <w:t>methods for the current</w:t>
      </w:r>
      <w:r w:rsidR="0080751A" w:rsidRPr="00E80984">
        <w:rPr>
          <w:lang w:val="en-AU" w:eastAsia="ja-JP"/>
        </w:rPr>
        <w:t xml:space="preserve"> pathway-based analysis </w:t>
      </w:r>
      <w:r w:rsidR="00C73AA0" w:rsidRPr="00E80984">
        <w:rPr>
          <w:lang w:val="en-AU" w:eastAsia="ja-JP"/>
        </w:rPr>
        <w:t>of high-throughput data</w:t>
      </w:r>
      <w:r w:rsidR="00310517" w:rsidRPr="00E80984">
        <w:rPr>
          <w:lang w:val="en-AU" w:eastAsia="ja-JP"/>
        </w:rPr>
        <w:t xml:space="preserve">, which includes </w:t>
      </w:r>
      <w:r w:rsidR="00310517" w:rsidRPr="00E80984">
        <w:rPr>
          <w:bCs/>
          <w:lang w:val="en-AU" w:eastAsia="ja-JP"/>
        </w:rPr>
        <w:t>Gene Set Enrichment Analysis</w:t>
      </w:r>
      <w:r w:rsidR="0011766D" w:rsidRPr="00E80984">
        <w:rPr>
          <w:lang w:val="en-AU" w:eastAsia="ja-JP"/>
        </w:rPr>
        <w:t xml:space="preserve"> </w:t>
      </w:r>
      <w:r w:rsidR="00310517" w:rsidRPr="00E80984">
        <w:rPr>
          <w:lang w:val="en-AU" w:eastAsia="ja-JP"/>
        </w:rPr>
        <w:t>(</w:t>
      </w:r>
      <w:r w:rsidR="00310517" w:rsidRPr="00E80984">
        <w:rPr>
          <w:bCs/>
          <w:lang w:val="en-AU" w:eastAsia="ja-JP"/>
        </w:rPr>
        <w:t>GSEA</w:t>
      </w:r>
      <w:r w:rsidR="00310517" w:rsidRPr="00E80984">
        <w:rPr>
          <w:lang w:val="en-AU" w:eastAsia="ja-JP"/>
        </w:rPr>
        <w:t>)</w:t>
      </w:r>
      <w:r w:rsidR="0011766D" w:rsidRPr="00E80984">
        <w:rPr>
          <w:lang w:val="en-AU" w:eastAsia="ja-JP"/>
        </w:rPr>
        <w:t xml:space="preserve"> </w:t>
      </w:r>
      <w:r w:rsidR="00E672FF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8B7549F5-1C70-4002-9A11-A2DFA604232E&lt;/uuid&gt;&lt;priority&gt;82&lt;/priority&gt;&lt;publications&gt;&lt;publication&gt;&lt;uuid&gt;1114EE96-EAA4-4DD5-B526-84309A63D98B&lt;/uuid&gt;&lt;volume&gt;102&lt;/volume&gt;&lt;doi&gt;10.1073/pnas.0506580102&lt;/doi&gt;&lt;startpage&gt;15545&lt;/startpage&gt;&lt;publication_date&gt;99200510251200000000222000&lt;/publication_date&gt;&lt;url&gt;http://eutils.ncbi.nlm.nih.gov/entrez/eutils/elink.fcgi?dbfrom=pubmed&amp;amp;id=16199517&amp;amp;retmode=ref&amp;amp;cmd=prlinks&lt;/url&gt;&lt;citekey&gt;Subramanian:2005jt&lt;/citekey&gt;&lt;type&gt;400&lt;/type&gt;&lt;title&gt;Gene set enrichment analysis: a knowledge-based approach for interpreting genome-wide expression profiles.&lt;/title&gt;&lt;location&gt;200,8,42.3684603,-71.0874693&lt;/location&gt;&lt;institution&gt;Broad Institute of Massachusetts Institute of Technology and Harvard, 320 Charles Street, Cambridge, MA 02141, USA.&lt;/institution&gt;&lt;number&gt;43&lt;/number&gt;&lt;subtype&gt;400&lt;/subtype&gt;&lt;endpage&gt;15550&lt;/endpage&gt;&lt;bundle&gt;&lt;publication&gt;&lt;url&gt;http://www.pnas.org/&lt;/url&gt;&lt;title&gt;Proceedings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Aravind&lt;/firstName&gt;&lt;lastName&gt;Subramanian&lt;/lastName&gt;&lt;/author&gt;&lt;author&gt;&lt;firstName&gt;Pablo&lt;/firstName&gt;&lt;lastName&gt;Tamayo&lt;/lastName&gt;&lt;/author&gt;&lt;author&gt;&lt;firstName&gt;Vamsi&lt;/firstName&gt;&lt;middleNames&gt;K&lt;/middleNames&gt;&lt;lastName&gt;Mootha&lt;/lastName&gt;&lt;/author&gt;&lt;author&gt;&lt;firstName&gt;Sayan&lt;/firstName&gt;&lt;lastName&gt;Mukherjee&lt;/lastName&gt;&lt;/author&gt;&lt;author&gt;&lt;firstName&gt;Benjamin&lt;/firstName&gt;&lt;middleNames&gt;L&lt;/middleNames&gt;&lt;lastName&gt;Ebert&lt;/lastName&gt;&lt;/author&gt;&lt;author&gt;&lt;firstName&gt;Michael&lt;/firstName&gt;&lt;middleNames&gt;A&lt;/middleNames&gt;&lt;lastName&gt;Gillette&lt;/lastName&gt;&lt;/author&gt;&lt;author&gt;&lt;firstName&gt;Amanda&lt;/firstName&gt;&lt;lastName&gt;Paulovich&lt;/lastName&gt;&lt;/author&gt;&lt;author&gt;&lt;firstName&gt;Scott&lt;/firstName&gt;&lt;middleNames&gt;L&lt;/middleNames&gt;&lt;lastName&gt;Pomeroy&lt;/lastName&gt;&lt;/author&gt;&lt;author&gt;&lt;firstName&gt;Todd&lt;/firstName&gt;&lt;middleNames&gt;R&lt;/middleNames&gt;&lt;lastName&gt;Golub&lt;/lastName&gt;&lt;/author&gt;&lt;author&gt;&lt;firstName&gt;Eric&lt;/firstName&gt;&lt;middleNames&gt;S&lt;/middleNames&gt;&lt;lastName&gt;Lander&lt;/lastName&gt;&lt;/author&gt;&lt;author&gt;&lt;firstName&gt;Jill&lt;/firstName&gt;&lt;middleNames&gt;P&lt;/middleNames&gt;&lt;lastName&gt;Mesirov&lt;/lastName&gt;&lt;/author&gt;&lt;/authors&gt;&lt;/publication&gt;&lt;/publications&gt;&lt;cites&gt;&lt;/cites&gt;&lt;/citation&gt;</w:instrText>
      </w:r>
      <w:r w:rsidR="00E672FF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(70)</w:t>
      </w:r>
      <w:r w:rsidR="00E672FF" w:rsidRPr="00E80984">
        <w:rPr>
          <w:lang w:val="en-AU" w:eastAsia="ja-JP"/>
        </w:rPr>
        <w:fldChar w:fldCharType="end"/>
      </w:r>
      <w:r w:rsidR="00E672FF" w:rsidRPr="00E80984">
        <w:rPr>
          <w:lang w:val="en-AU" w:eastAsia="ja-JP"/>
        </w:rPr>
        <w:t>, the most prominent method in the field.</w:t>
      </w:r>
      <w:r w:rsidR="001A66C0" w:rsidRPr="00E80984">
        <w:rPr>
          <w:lang w:val="en-AU" w:eastAsia="ja-JP"/>
        </w:rPr>
        <w:t xml:space="preserve"> </w:t>
      </w:r>
      <w:r w:rsidR="00CB4C1A" w:rsidRPr="00E80984">
        <w:rPr>
          <w:lang w:val="en-AU" w:eastAsia="ja-JP"/>
        </w:rPr>
        <w:t>An important</w:t>
      </w:r>
      <w:r w:rsidR="00D437A6" w:rsidRPr="00E80984">
        <w:rPr>
          <w:lang w:val="en-AU" w:eastAsia="ja-JP"/>
        </w:rPr>
        <w:t xml:space="preserve"> hypothesis </w:t>
      </w:r>
      <w:r w:rsidR="00CB4C1A" w:rsidRPr="00E80984">
        <w:rPr>
          <w:lang w:val="en-AU" w:eastAsia="ja-JP"/>
        </w:rPr>
        <w:t>underlying FCS</w:t>
      </w:r>
      <w:r w:rsidR="00D437A6" w:rsidRPr="00E80984">
        <w:rPr>
          <w:lang w:val="en-AU" w:eastAsia="ja-JP"/>
        </w:rPr>
        <w:t xml:space="preserve"> approaches is that </w:t>
      </w:r>
      <w:r w:rsidR="001E2AAD" w:rsidRPr="00E80984">
        <w:rPr>
          <w:lang w:val="en-AU" w:eastAsia="ja-JP"/>
        </w:rPr>
        <w:t xml:space="preserve">although DE genes can have most significant effects on </w:t>
      </w:r>
      <w:r w:rsidR="0063509D" w:rsidRPr="00E80984">
        <w:rPr>
          <w:lang w:val="en-AU" w:eastAsia="ja-JP"/>
        </w:rPr>
        <w:t xml:space="preserve">the activity of </w:t>
      </w:r>
      <w:r w:rsidR="001E2AAD" w:rsidRPr="00E80984">
        <w:rPr>
          <w:lang w:val="en-AU" w:eastAsia="ja-JP"/>
        </w:rPr>
        <w:t xml:space="preserve">a pathway, </w:t>
      </w:r>
      <w:r w:rsidR="00E30CD6" w:rsidRPr="00E80984">
        <w:rPr>
          <w:lang w:val="en-AU" w:eastAsia="ja-JP"/>
        </w:rPr>
        <w:t xml:space="preserve">the </w:t>
      </w:r>
      <w:r w:rsidR="00D248A5" w:rsidRPr="00E80984">
        <w:rPr>
          <w:lang w:val="en-AU" w:eastAsia="ja-JP"/>
        </w:rPr>
        <w:t>statistic</w:t>
      </w:r>
      <w:r w:rsidR="00325F93" w:rsidRPr="00E80984">
        <w:rPr>
          <w:lang w:val="en-AU" w:eastAsia="ja-JP"/>
        </w:rPr>
        <w:t>s</w:t>
      </w:r>
      <w:r w:rsidR="00D248A5" w:rsidRPr="00E80984">
        <w:rPr>
          <w:lang w:val="en-AU" w:eastAsia="ja-JP"/>
        </w:rPr>
        <w:t xml:space="preserve"> </w:t>
      </w:r>
      <w:r w:rsidR="00E30CD6" w:rsidRPr="00E80984">
        <w:rPr>
          <w:lang w:val="en-AU" w:eastAsia="ja-JP"/>
        </w:rPr>
        <w:t xml:space="preserve">of </w:t>
      </w:r>
      <w:r w:rsidR="00885C42" w:rsidRPr="00E80984">
        <w:rPr>
          <w:lang w:val="en-AU" w:eastAsia="ja-JP"/>
        </w:rPr>
        <w:t>a given</w:t>
      </w:r>
      <w:r w:rsidR="00E30CD6" w:rsidRPr="00E80984">
        <w:rPr>
          <w:lang w:val="en-AU" w:eastAsia="ja-JP"/>
        </w:rPr>
        <w:t xml:space="preserve"> pathway </w:t>
      </w:r>
      <w:r w:rsidR="00D248A5" w:rsidRPr="00E80984">
        <w:rPr>
          <w:lang w:val="en-AU" w:eastAsia="ja-JP"/>
        </w:rPr>
        <w:t xml:space="preserve">should be based on the statistics of all genes </w:t>
      </w:r>
      <w:r w:rsidR="00885C42" w:rsidRPr="00E80984">
        <w:rPr>
          <w:lang w:val="en-AU" w:eastAsia="ja-JP"/>
        </w:rPr>
        <w:t>that function in that</w:t>
      </w:r>
      <w:r w:rsidR="00D248A5" w:rsidRPr="00E80984">
        <w:rPr>
          <w:lang w:val="en-AU" w:eastAsia="ja-JP"/>
        </w:rPr>
        <w:t xml:space="preserve"> pathway</w:t>
      </w:r>
      <w:r w:rsidR="00650F60" w:rsidRPr="00E80984">
        <w:rPr>
          <w:lang w:val="en-AU" w:eastAsia="ja-JP"/>
        </w:rPr>
        <w:t xml:space="preserve">. </w:t>
      </w:r>
      <w:r w:rsidR="00C235FF" w:rsidRPr="00E80984">
        <w:rPr>
          <w:lang w:val="en-AU" w:eastAsia="ja-JP"/>
        </w:rPr>
        <w:t>Specifically, there are two reasons that make FCS approaches superior than ORA metho</w:t>
      </w:r>
      <w:r w:rsidR="00EA4B55" w:rsidRPr="00E80984">
        <w:rPr>
          <w:lang w:val="en-AU" w:eastAsia="ja-JP"/>
        </w:rPr>
        <w:t>ds</w:t>
      </w:r>
      <w:r w:rsidR="00D437A6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3EC7EF10-4689-4BC0-B6C2-CED89BFF4C75&lt;/uuid&gt;&lt;priority&gt;83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uuid&gt;1BFE145C-78A2-4044-87C0-2E8D05B7D78D&lt;/uuid&gt;&lt;volume&gt;41&lt;/volume&gt;&lt;doi&gt;10.1093/nar/gkt111&lt;/doi&gt;&lt;startpage&gt;4378&lt;/startpage&gt;&lt;publication_date&gt;99201303311200000000222000&lt;/publication_date&gt;&lt;url&gt;http://pubget.com/site/paper/23444143?institution=uq.edu.au&lt;/url&gt;&lt;citekey&gt;Varemo:2013bm&lt;/citekey&gt;&lt;type&gt;400&lt;/type&gt;&lt;title&gt;Enriching the gene set analysis of genome-wide data by incorporating directionality of gene expression and combining statistical hypotheses and methods.&lt;/title&gt;&lt;number&gt;8&lt;/number&gt;&lt;subtype&gt;400&lt;/subtype&gt;&lt;endpage&gt;4391&lt;/endpage&gt;&lt;bundle&gt;&lt;publication&gt;&lt;title&gt;Nucleic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Leif&lt;/firstName&gt;&lt;lastName&gt;Väremo&lt;/lastName&gt;&lt;/author&gt;&lt;author&gt;&lt;firstName&gt;Jens&lt;/firstName&gt;&lt;lastName&gt;Nielsen&lt;/lastName&gt;&lt;/author&gt;&lt;author&gt;&lt;firstName&gt;Intawat&lt;/firstName&gt;&lt;lastName&gt;Nookaew&lt;/lastName&gt;&lt;/author&gt;&lt;/authors&gt;&lt;/publication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(53, 58, 65)</w:t>
      </w:r>
      <w:r w:rsidR="00D437A6" w:rsidRPr="00E80984">
        <w:rPr>
          <w:lang w:val="en-AU" w:eastAsia="ja-JP"/>
        </w:rPr>
        <w:fldChar w:fldCharType="end"/>
      </w:r>
      <w:r w:rsidR="004F53A1" w:rsidRPr="00E80984">
        <w:rPr>
          <w:lang w:val="en-AU" w:eastAsia="ja-JP"/>
        </w:rPr>
        <w:t>:</w:t>
      </w:r>
      <w:r w:rsidR="00D437A6" w:rsidRPr="00E80984">
        <w:rPr>
          <w:lang w:val="en-AU" w:eastAsia="ja-JP"/>
        </w:rPr>
        <w:t xml:space="preserve"> </w:t>
      </w:r>
    </w:p>
    <w:p w14:paraId="48CC2830" w14:textId="186AB9DD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a) </w:t>
      </w:r>
      <w:r w:rsidR="00C8359B" w:rsidRPr="00E80984">
        <w:rPr>
          <w:lang w:val="en-AU" w:eastAsia="ja-JP"/>
        </w:rPr>
        <w:t xml:space="preserve">FCS approaches </w:t>
      </w:r>
      <w:r w:rsidRPr="00E80984">
        <w:rPr>
          <w:lang w:val="en-AU" w:eastAsia="ja-JP"/>
        </w:rPr>
        <w:t>do not require an arbitrary threshold for dividing expression data into significant and non-significant pools and thus make</w:t>
      </w:r>
      <w:r w:rsidR="00ED1FB0" w:rsidRPr="00E80984">
        <w:rPr>
          <w:lang w:val="en-AU" w:eastAsia="ja-JP"/>
        </w:rPr>
        <w:t xml:space="preserve"> ful</w:t>
      </w:r>
      <w:r w:rsidR="00375AFC" w:rsidRPr="00E80984">
        <w:rPr>
          <w:lang w:val="en-AU" w:eastAsia="ja-JP"/>
        </w:rPr>
        <w:t>l use all experimental data.</w:t>
      </w:r>
    </w:p>
    <w:p w14:paraId="5B2EA5EF" w14:textId="5E085337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b) </w:t>
      </w:r>
      <w:r w:rsidR="002B6213" w:rsidRPr="00E80984">
        <w:rPr>
          <w:lang w:val="en-AU" w:eastAsia="ja-JP"/>
        </w:rPr>
        <w:t xml:space="preserve">FCS approaches </w:t>
      </w:r>
      <w:r w:rsidRPr="00E80984">
        <w:rPr>
          <w:lang w:val="en-AU" w:eastAsia="ja-JP"/>
        </w:rPr>
        <w:t>use molecular measurements of the genes to detect coordinated changes in the expressio</w:t>
      </w:r>
      <w:r w:rsidR="00965609" w:rsidRPr="00E80984">
        <w:rPr>
          <w:lang w:val="en-AU" w:eastAsia="ja-JP"/>
        </w:rPr>
        <w:t>n of genes in the same pathway.</w:t>
      </w:r>
    </w:p>
    <w:p w14:paraId="358A068D" w14:textId="64F40413" w:rsidR="00E76D05" w:rsidRPr="00E80984" w:rsidRDefault="00E61FC2" w:rsidP="00AD0B46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lastRenderedPageBreak/>
        <w:t>Pathway Topology (PT)-based approaches</w:t>
      </w:r>
    </w:p>
    <w:p w14:paraId="2F218F7A" w14:textId="3D48964E" w:rsidR="00E76D05" w:rsidRPr="00E80984" w:rsidRDefault="00E61FC2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 significant drawback associated with FCS </w:t>
      </w:r>
      <w:r w:rsidRPr="00E80984">
        <w:rPr>
          <w:bCs/>
          <w:iCs/>
          <w:lang w:val="en-AU" w:eastAsia="ja-JP"/>
        </w:rPr>
        <w:t>approaches</w:t>
      </w:r>
      <w:r w:rsidRPr="00E80984">
        <w:rPr>
          <w:lang w:val="en-AU" w:eastAsia="ja-JP"/>
        </w:rPr>
        <w:t xml:space="preserve"> </w:t>
      </w:r>
      <w:r w:rsidR="008A7A74" w:rsidRPr="00E80984">
        <w:rPr>
          <w:lang w:val="en-AU" w:eastAsia="ja-JP"/>
        </w:rPr>
        <w:t xml:space="preserve">is that </w:t>
      </w:r>
      <w:r w:rsidRPr="00E80984">
        <w:rPr>
          <w:lang w:val="en-AU" w:eastAsia="ja-JP"/>
        </w:rPr>
        <w:t xml:space="preserve">they ignore </w:t>
      </w:r>
      <w:r w:rsidR="004F1DD8" w:rsidRPr="00E80984">
        <w:rPr>
          <w:lang w:val="en-AU" w:eastAsia="ja-JP"/>
        </w:rPr>
        <w:t>the topology of a pathway (</w:t>
      </w:r>
      <w:proofErr w:type="spellStart"/>
      <w:r w:rsidR="009826EF" w:rsidRPr="00E80984">
        <w:rPr>
          <w:lang w:val="en-AU" w:eastAsia="ja-JP"/>
        </w:rPr>
        <w:t>i.e</w:t>
      </w:r>
      <w:proofErr w:type="spellEnd"/>
      <w:r w:rsidR="009826EF" w:rsidRPr="00E80984">
        <w:rPr>
          <w:lang w:val="en-AU" w:eastAsia="ja-JP"/>
        </w:rPr>
        <w:t xml:space="preserve">, the </w:t>
      </w:r>
      <w:r w:rsidR="00B60D88" w:rsidRPr="00E80984">
        <w:rPr>
          <w:lang w:val="en-AU" w:eastAsia="ja-JP"/>
        </w:rPr>
        <w:t xml:space="preserve">relative </w:t>
      </w:r>
      <w:r w:rsidR="009826EF" w:rsidRPr="00E80984">
        <w:rPr>
          <w:lang w:val="en-AU" w:eastAsia="ja-JP"/>
        </w:rPr>
        <w:t>position</w:t>
      </w:r>
      <w:r w:rsidR="00F57D0D" w:rsidRPr="00E80984">
        <w:rPr>
          <w:lang w:val="en-AU" w:eastAsia="ja-JP"/>
        </w:rPr>
        <w:t>s</w:t>
      </w:r>
      <w:r w:rsidR="009826EF" w:rsidRPr="00E80984">
        <w:rPr>
          <w:lang w:val="en-AU" w:eastAsia="ja-JP"/>
        </w:rPr>
        <w:t xml:space="preserve"> of component genes in a pathway as well </w:t>
      </w:r>
      <w:r w:rsidR="000C6F8A" w:rsidRPr="00E80984">
        <w:rPr>
          <w:lang w:val="en-AU" w:eastAsia="ja-JP"/>
        </w:rPr>
        <w:t>as the</w:t>
      </w:r>
      <w:r w:rsidRPr="00E80984">
        <w:rPr>
          <w:lang w:val="en-AU" w:eastAsia="ja-JP"/>
        </w:rPr>
        <w:t xml:space="preserve"> number and types of interactions between </w:t>
      </w:r>
      <w:r w:rsidR="009826EF" w:rsidRPr="00E80984">
        <w:rPr>
          <w:lang w:val="en-AU" w:eastAsia="ja-JP"/>
        </w:rPr>
        <w:t>the genes</w:t>
      </w:r>
      <w:r w:rsidR="004F1DD8" w:rsidRPr="00E80984">
        <w:rPr>
          <w:lang w:val="en-AU" w:eastAsia="ja-JP"/>
        </w:rPr>
        <w:t>)</w:t>
      </w:r>
      <w:r w:rsidRPr="00E80984">
        <w:rPr>
          <w:lang w:val="en-AU" w:eastAsia="ja-JP"/>
        </w:rPr>
        <w:t xml:space="preserve">. As a consequence, </w:t>
      </w:r>
      <w:r w:rsidR="004F1DD8" w:rsidRPr="00E80984">
        <w:rPr>
          <w:lang w:val="en-AU" w:eastAsia="ja-JP"/>
        </w:rPr>
        <w:t xml:space="preserve">the </w:t>
      </w:r>
      <w:r w:rsidR="000C6F8A" w:rsidRPr="00E80984">
        <w:rPr>
          <w:lang w:val="en-AU" w:eastAsia="ja-JP"/>
        </w:rPr>
        <w:t>output</w:t>
      </w:r>
      <w:r w:rsidR="004F1DD8" w:rsidRPr="00E80984">
        <w:rPr>
          <w:lang w:val="en-AU" w:eastAsia="ja-JP"/>
        </w:rPr>
        <w:t xml:space="preserve"> of FCS approaches will remain unchanged even if a pathway is</w:t>
      </w:r>
      <w:r w:rsidRPr="00E80984">
        <w:rPr>
          <w:lang w:val="en-AU" w:eastAsia="ja-JP"/>
        </w:rPr>
        <w:t xml:space="preserve"> completely redrawn w</w:t>
      </w:r>
      <w:r w:rsidR="004F1DD8" w:rsidRPr="00E80984">
        <w:rPr>
          <w:lang w:val="en-AU" w:eastAsia="ja-JP"/>
        </w:rPr>
        <w:t>ith new links between the component genes</w:t>
      </w:r>
      <w:r w:rsidR="007012F5" w:rsidRPr="00E80984">
        <w:rPr>
          <w:lang w:val="en-AU" w:eastAsia="ja-JP"/>
        </w:rPr>
        <w:t xml:space="preserve"> </w:t>
      </w:r>
      <w:r w:rsidR="007012F5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20C3C3EA-D69C-48DB-AB8D-EE2321410C77&lt;/uuid&gt;&lt;priority&gt;84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="007012F5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(58)</w:t>
      </w:r>
      <w:r w:rsidR="007012F5" w:rsidRPr="00E80984">
        <w:rPr>
          <w:lang w:val="en-AU" w:eastAsia="ja-JP"/>
        </w:rPr>
        <w:fldChar w:fldCharType="end"/>
      </w:r>
      <w:r w:rsidR="006F11CF" w:rsidRPr="00E80984">
        <w:rPr>
          <w:lang w:val="en-AU" w:eastAsia="ja-JP"/>
        </w:rPr>
        <w:t>.</w:t>
      </w:r>
    </w:p>
    <w:p w14:paraId="79CD0592" w14:textId="5B4FD491" w:rsidR="004708B7" w:rsidRPr="00E80984" w:rsidRDefault="007012F5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It is for this reason that </w:t>
      </w:r>
      <w:proofErr w:type="spellStart"/>
      <w:r w:rsidRPr="00E80984">
        <w:rPr>
          <w:lang w:val="en-AU" w:eastAsia="ja-JP"/>
        </w:rPr>
        <w:t>Khatri</w:t>
      </w:r>
      <w:proofErr w:type="spellEnd"/>
      <w:r w:rsidRPr="00E80984">
        <w:rPr>
          <w:lang w:val="en-AU" w:eastAsia="ja-JP"/>
        </w:rPr>
        <w:t xml:space="preserve"> et al. </w:t>
      </w:r>
      <w:r w:rsidR="00F65700" w:rsidRPr="00E80984">
        <w:rPr>
          <w:lang w:val="en-AU" w:eastAsia="ja-JP"/>
        </w:rPr>
        <w:t>consider</w:t>
      </w:r>
      <w:r w:rsidRPr="00E80984">
        <w:rPr>
          <w:lang w:val="en-AU" w:eastAsia="ja-JP"/>
        </w:rPr>
        <w:t xml:space="preserve"> PT-based approaches</w:t>
      </w:r>
      <w:r w:rsidR="00C96509" w:rsidRPr="00E80984">
        <w:rPr>
          <w:lang w:val="en-AU" w:eastAsia="ja-JP"/>
        </w:rPr>
        <w:t xml:space="preserve">, </w:t>
      </w:r>
      <w:r w:rsidR="00C356EF" w:rsidRPr="00E80984">
        <w:rPr>
          <w:lang w:val="en-AU" w:eastAsia="ja-JP"/>
        </w:rPr>
        <w:t xml:space="preserve">which </w:t>
      </w:r>
      <w:r w:rsidR="00C96509" w:rsidRPr="00E80984">
        <w:rPr>
          <w:lang w:val="en-AU" w:eastAsia="ja-JP"/>
        </w:rPr>
        <w:t>utilise pathway topology to calculate a pathway statistic,</w:t>
      </w:r>
      <w:r w:rsidRPr="00E80984">
        <w:rPr>
          <w:lang w:val="en-AU" w:eastAsia="ja-JP"/>
        </w:rPr>
        <w:t xml:space="preserve"> are the future of pathway analysis</w:t>
      </w:r>
      <w:r w:rsidR="00E97C4E" w:rsidRPr="00E80984">
        <w:rPr>
          <w:rFonts w:hint="eastAsia"/>
          <w:lang w:val="en-AU" w:eastAsia="ja-JP"/>
        </w:rPr>
        <w:t xml:space="preserve"> </w:t>
      </w:r>
      <w:r w:rsidR="002C0BE9" w:rsidRPr="00E80984">
        <w:rPr>
          <w:lang w:val="en-AU" w:eastAsia="ja-JP"/>
        </w:rPr>
        <w:t xml:space="preserve">methods </w:t>
      </w:r>
      <w:r w:rsidR="00E97C4E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233B6263-7CE4-4742-8B49-5527D8109481&lt;/uuid&gt;&lt;priority&gt;85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="00E97C4E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(58)</w:t>
      </w:r>
      <w:r w:rsidR="00E97C4E"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. </w:t>
      </w:r>
      <w:r w:rsidR="001A6CB7" w:rsidRPr="00E80984">
        <w:rPr>
          <w:lang w:val="en-AU" w:eastAsia="ja-JP"/>
        </w:rPr>
        <w:t>For now</w:t>
      </w:r>
      <w:r w:rsidR="004708B7" w:rsidRPr="00E80984">
        <w:rPr>
          <w:lang w:val="en-AU" w:eastAsia="ja-JP"/>
        </w:rPr>
        <w:t xml:space="preserve">, </w:t>
      </w:r>
      <w:r w:rsidR="007B49C2" w:rsidRPr="00E80984">
        <w:rPr>
          <w:lang w:val="en-AU" w:eastAsia="ja-JP"/>
        </w:rPr>
        <w:t xml:space="preserve">only a </w:t>
      </w:r>
      <w:r w:rsidR="008002A3" w:rsidRPr="00E80984">
        <w:rPr>
          <w:lang w:val="en-AU" w:eastAsia="ja-JP"/>
        </w:rPr>
        <w:t xml:space="preserve">small number of </w:t>
      </w:r>
      <w:r w:rsidR="007B49C2" w:rsidRPr="00E80984">
        <w:rPr>
          <w:lang w:val="en-AU" w:eastAsia="ja-JP"/>
        </w:rPr>
        <w:t xml:space="preserve">PT-based approaches have been reported, </w:t>
      </w:r>
      <w:proofErr w:type="spellStart"/>
      <w:r w:rsidR="00417942">
        <w:rPr>
          <w:lang w:val="en-AU" w:eastAsia="ja-JP"/>
        </w:rPr>
        <w:t>includeing</w:t>
      </w:r>
      <w:proofErr w:type="spellEnd"/>
      <w:r w:rsidR="008002A3" w:rsidRPr="00E80984">
        <w:rPr>
          <w:lang w:val="en-AU" w:eastAsia="ja-JP"/>
        </w:rPr>
        <w:t xml:space="preserve"> </w:t>
      </w:r>
      <w:proofErr w:type="spellStart"/>
      <w:r w:rsidR="008002A3" w:rsidRPr="00E80984">
        <w:rPr>
          <w:lang w:val="en-AU" w:eastAsia="ja-JP"/>
        </w:rPr>
        <w:t>ScorePAGE</w:t>
      </w:r>
      <w:proofErr w:type="spellEnd"/>
      <w:r w:rsidR="000B14CD">
        <w:rPr>
          <w:lang w:val="en-AU" w:eastAsia="ja-JP"/>
        </w:rPr>
        <w:t xml:space="preserve"> </w:t>
      </w:r>
      <w:r w:rsidR="000B14CD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F1B63218-6FAB-4F08-ABC5-E3A929067377&lt;/uuid&gt;&lt;priority&gt;86&lt;/priority&gt;&lt;publications&gt;&lt;publication&gt;&lt;uuid&gt;2AFC0AF3-D337-4D29-A186-8EBA98A86B52&lt;/uuid&gt;&lt;volume&gt;3&lt;/volume&gt;&lt;doi&gt;10.2202/1544-6115.1055&lt;/doi&gt;&lt;startpage&gt;Article16&lt;/startpage&gt;&lt;publication_date&gt;99200400001200000000200000&lt;/publication_date&gt;&lt;url&gt;http://www.degruyter.com/view/j/sagmb.2004.3.1/sagmb.2004.3.1.1055/sagmb.2004.3.1.1055.xml&lt;/url&gt;&lt;citekey&gt;Rahnenfuhrer:2004kq&lt;/citekey&gt;&lt;type&gt;400&lt;/type&gt;&lt;title&gt;Calculating the statistical significance of changes in pathway activity from gene expression data.&lt;/title&gt;&lt;location&gt;200,4,49.2401572,6.9969327&lt;/location&gt;&lt;institution&gt;Max-Planck-Institute for Informatics, Saarbrücken, Germany. rahnenfj@mpi-sb.mpg.de&lt;/institution&gt;&lt;number&gt;1&lt;/number&gt;&lt;subtype&gt;400&lt;/subtype&gt;&lt;bundle&gt;&lt;publication&gt;&lt;title&gt;Statistical applications in genetics and molecular biology&lt;/title&gt;&lt;type&gt;-100&lt;/type&gt;&lt;subtype&gt;-100&lt;/subtype&gt;&lt;uuid&gt;36598552-FA4B-428C-BEBC-F6F11FB6BE6D&lt;/uuid&gt;&lt;/publication&gt;&lt;/bundle&gt;&lt;authors&gt;&lt;author&gt;&lt;firstName&gt;Jörg&lt;/firstName&gt;&lt;lastName&gt;Rahnenführer&lt;/lastName&gt;&lt;/author&gt;&lt;author&gt;&lt;firstName&gt;Francisco&lt;/firstName&gt;&lt;middleNames&gt;S&lt;/middleNames&gt;&lt;lastName&gt;Domingues&lt;/lastName&gt;&lt;/author&gt;&lt;author&gt;&lt;firstName&gt;Jochen&lt;/firstName&gt;&lt;lastName&gt;Maydt&lt;/lastName&gt;&lt;/author&gt;&lt;author&gt;&lt;firstName&gt;Thomas&lt;/firstName&gt;&lt;lastName&gt;Lengauer&lt;/lastName&gt;&lt;/author&gt;&lt;/authors&gt;&lt;/publication&gt;&lt;/publications&gt;&lt;cites&gt;&lt;/cites&gt;&lt;/citation&gt;</w:instrText>
      </w:r>
      <w:r w:rsidR="000B14CD">
        <w:rPr>
          <w:lang w:val="en-AU" w:eastAsia="ja-JP"/>
        </w:rPr>
        <w:fldChar w:fldCharType="separate"/>
      </w:r>
      <w:r w:rsidR="00CA74E2">
        <w:rPr>
          <w:lang w:eastAsia="zh-TW"/>
        </w:rPr>
        <w:t>(71)</w:t>
      </w:r>
      <w:r w:rsidR="000B14CD">
        <w:rPr>
          <w:lang w:val="en-AU" w:eastAsia="ja-JP"/>
        </w:rPr>
        <w:fldChar w:fldCharType="end"/>
      </w:r>
      <w:r w:rsidR="008002A3" w:rsidRPr="00E80984">
        <w:rPr>
          <w:lang w:val="en-AU" w:eastAsia="ja-JP"/>
        </w:rPr>
        <w:t>, Pathway-Express</w:t>
      </w:r>
      <w:r w:rsidR="003A144B">
        <w:rPr>
          <w:lang w:val="en-AU" w:eastAsia="ja-JP"/>
        </w:rPr>
        <w:t xml:space="preserve"> </w:t>
      </w:r>
      <w:r w:rsidR="003A144B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BA1600C-1853-46CB-AB5F-4A5ECEA0A0FE&lt;/uuid&gt;&lt;priority&gt;1&lt;/priority&gt;&lt;publications&gt;&lt;publication&gt;&lt;uuid&gt;3020423D-C331-4BC3-AA3B-AA745E7C91EA&lt;/uuid&gt;&lt;volume&gt;17&lt;/volume&gt;&lt;doi&gt;10.1101/gr.6202607&lt;/doi&gt;&lt;startpage&gt;1537&lt;/startpage&gt;&lt;publication_date&gt;99200709041200000000222000&lt;/publication_date&gt;&lt;url&gt;http://www.genome.org/cgi/doi/10.1101/gr.6202607&lt;/url&gt;&lt;citekey&gt;Draghici:2007id&lt;/citekey&gt;&lt;type&gt;400&lt;/type&gt;&lt;title&gt;A systems biology approach for pathway level analysis&lt;/title&gt;&lt;number&gt;10&lt;/number&gt;&lt;subtype&gt;400&lt;/subtype&gt;&lt;endpage&gt;1545&lt;/endpage&gt;&lt;bundle&gt;&lt;publication&gt;&lt;title&gt;Genome Research&lt;/title&gt;&lt;type&gt;-100&lt;/type&gt;&lt;subtype&gt;-100&lt;/subtype&gt;&lt;uuid&gt;A55CF327-10BB-4271-A633-2FA6FE670738&lt;/uuid&gt;&lt;/publication&gt;&lt;/bundle&gt;&lt;authors&gt;&lt;author&gt;&lt;firstName&gt;S&lt;/firstName&gt;&lt;lastName&gt;Draghici&lt;/lastName&gt;&lt;/author&gt;&lt;author&gt;&lt;firstName&gt;P&lt;/firstName&gt;&lt;lastName&gt;Khatri&lt;/lastName&gt;&lt;/author&gt;&lt;author&gt;&lt;firstName&gt;A&lt;/firstName&gt;&lt;middleNames&gt;L&lt;/middleNames&gt;&lt;lastName&gt;Tarca&lt;/lastName&gt;&lt;/author&gt;&lt;author&gt;&lt;firstName&gt;K&lt;/firstName&gt;&lt;lastName&gt;Amin&lt;/lastName&gt;&lt;/author&gt;&lt;author&gt;&lt;firstName&gt;A&lt;/firstName&gt;&lt;lastName&gt;Done&lt;/lastName&gt;&lt;/author&gt;&lt;author&gt;&lt;firstName&gt;C&lt;/firstName&gt;&lt;lastName&gt;Voichita&lt;/lastName&gt;&lt;/author&gt;&lt;author&gt;&lt;firstName&gt;C&lt;/firstName&gt;&lt;lastName&gt;Georgescu&lt;/lastName&gt;&lt;/author&gt;&lt;author&gt;&lt;firstName&gt;R&lt;/firstName&gt;&lt;lastName&gt;Romero&lt;/lastName&gt;&lt;/author&gt;&lt;/authors&gt;&lt;/publication&gt;&lt;/publications&gt;&lt;cites&gt;&lt;/cites&gt;&lt;/citation&gt;</w:instrText>
      </w:r>
      <w:r w:rsidR="003A144B">
        <w:rPr>
          <w:lang w:val="en-AU" w:eastAsia="ja-JP"/>
        </w:rPr>
        <w:fldChar w:fldCharType="separate"/>
      </w:r>
      <w:r w:rsidR="00CA74E2">
        <w:rPr>
          <w:lang w:eastAsia="zh-TW"/>
        </w:rPr>
        <w:t>(72)</w:t>
      </w:r>
      <w:r w:rsidR="003A144B">
        <w:rPr>
          <w:lang w:val="en-AU" w:eastAsia="ja-JP"/>
        </w:rPr>
        <w:fldChar w:fldCharType="end"/>
      </w:r>
      <w:r w:rsidR="008002A3" w:rsidRPr="00E80984">
        <w:rPr>
          <w:lang w:val="en-AU" w:eastAsia="ja-JP"/>
        </w:rPr>
        <w:t>, SPIA</w:t>
      </w:r>
      <w:r w:rsidR="003A144B">
        <w:rPr>
          <w:lang w:val="en-AU" w:eastAsia="ja-JP"/>
        </w:rPr>
        <w:t xml:space="preserve"> </w:t>
      </w:r>
      <w:r w:rsidR="003A144B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EC14E6E8-31BD-44C4-97F3-3D29A9098A0B&lt;/uuid&gt;&lt;priority&gt;2&lt;/priority&gt;&lt;publications&gt;&lt;publication&gt;&lt;uuid&gt;6A2B2509-C1C8-422E-8D85-0756E2662BF4&lt;/uuid&gt;&lt;volume&gt;25&lt;/volume&gt;&lt;doi&gt;10.1093/bioinformatics/btn577&lt;/doi&gt;&lt;startpage&gt;75&lt;/startpage&gt;&lt;publication_date&gt;99200901011200000000222000&lt;/publication_date&gt;&lt;url&gt;http://eutils.ncbi.nlm.nih.gov/entrez/eutils/elink.fcgi?dbfrom=pubmed&amp;amp;id=18990722&amp;amp;retmode=ref&amp;amp;cmd=prlinks&lt;/url&gt;&lt;citekey&gt;Tarca:2009hf&lt;/citekey&gt;&lt;type&gt;400&lt;/type&gt;&lt;title&gt;A novel signaling pathway impact analysis.&lt;/title&gt;&lt;location&gt;&amp;lt;html&amp;gt;&amp;lt;head&amp;gt;&amp;lt;meta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href="http://www.google.com/support/bin/answer.py?answer=86640"&amp;gt;Google Help&amp;lt;/a&amp;gt; for more information.&amp;lt;br/&amp;gt;&amp;lt;br/&amp;gt;&amp;lt;/div&amp;gt;&amp;lt;div style="text-align: center; border-top: 1px solid #dfdfdf;"&amp;gt;&amp;amp;copy; 2009 Google - &amp;lt;a href="http://www.google.com"&amp;gt;Google Home&amp;lt;/a&amp;gt;&amp;lt;/div&amp;gt;&amp;lt;/body&amp;gt;&amp;lt;/html&amp;gt;&lt;/location&gt;&lt;institution&gt;Department of Computer Science, Wayne State University, 431 State Hall, Detroit, MI 48202, USA.&lt;/institution&gt;&lt;number&gt;1&lt;/number&gt;&lt;subtype&gt;400&lt;/subtype&gt;&lt;endpage&gt;82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Adi&lt;/firstName&gt;&lt;middleNames&gt;Laurentiu&lt;/middleNames&gt;&lt;lastName&gt;Tarca&lt;/lastName&gt;&lt;/author&gt;&lt;author&gt;&lt;firstName&gt;Sorin&lt;/firstName&gt;&lt;lastName&gt;Draghici&lt;/lastName&gt;&lt;/author&gt;&lt;author&gt;&lt;firstName&gt;Purvesh&lt;/firstName&gt;&lt;lastName&gt;Khatri&lt;/lastName&gt;&lt;/author&gt;&lt;author&gt;&lt;firstName&gt;Sonia&lt;/firstName&gt;&lt;middleNames&gt;S&lt;/middleNames&gt;&lt;lastName&gt;Hassan&lt;/lastName&gt;&lt;/author&gt;&lt;author&gt;&lt;firstName&gt;Pooja&lt;/firstName&gt;&lt;lastName&gt;Mittal&lt;/lastName&gt;&lt;/author&gt;&lt;author&gt;&lt;firstName&gt;Jung-Sun&lt;/firstName&gt;&lt;lastName&gt;Kim&lt;/lastName&gt;&lt;/author&gt;&lt;author&gt;&lt;firstName&gt;Chong&lt;/firstName&gt;&lt;middleNames&gt;Jai&lt;/middleNames&gt;&lt;lastName&gt;Kim&lt;/lastName&gt;&lt;/author&gt;&lt;author&gt;&lt;firstName&gt;Juan&lt;/firstName&gt;&lt;middleNames&gt;Pedro&lt;/middleNames&gt;&lt;lastName&gt;Kusanovic&lt;/lastName&gt;&lt;/author&gt;&lt;author&gt;&lt;firstName&gt;Roberto&lt;/firstName&gt;&lt;lastName&gt;Romero&lt;/lastName&gt;&lt;/author&gt;&lt;/authors&gt;&lt;/publication&gt;&lt;/publications&gt;&lt;cites&gt;&lt;/cites&gt;&lt;/citation&gt;</w:instrText>
      </w:r>
      <w:r w:rsidR="003A144B">
        <w:rPr>
          <w:lang w:val="en-AU" w:eastAsia="ja-JP"/>
        </w:rPr>
        <w:fldChar w:fldCharType="separate"/>
      </w:r>
      <w:r w:rsidR="00CA74E2">
        <w:rPr>
          <w:lang w:eastAsia="zh-TW"/>
        </w:rPr>
        <w:t>(73)</w:t>
      </w:r>
      <w:r w:rsidR="003A144B">
        <w:rPr>
          <w:lang w:val="en-AU" w:eastAsia="ja-JP"/>
        </w:rPr>
        <w:fldChar w:fldCharType="end"/>
      </w:r>
      <w:r w:rsidR="008002A3" w:rsidRPr="00E80984">
        <w:rPr>
          <w:lang w:val="en-AU" w:eastAsia="ja-JP"/>
        </w:rPr>
        <w:t xml:space="preserve"> and </w:t>
      </w:r>
      <w:proofErr w:type="spellStart"/>
      <w:r w:rsidR="008002A3" w:rsidRPr="00E80984">
        <w:rPr>
          <w:lang w:val="en-AU" w:eastAsia="ja-JP"/>
        </w:rPr>
        <w:t>NetGSA</w:t>
      </w:r>
      <w:proofErr w:type="spellEnd"/>
      <w:r w:rsidR="00170E79">
        <w:rPr>
          <w:lang w:val="en-AU" w:eastAsia="ja-JP"/>
        </w:rPr>
        <w:t xml:space="preserve"> </w:t>
      </w:r>
      <w:r w:rsidR="00170E79">
        <w:rPr>
          <w:lang w:val="en-AU" w:eastAsia="ja-JP"/>
        </w:rPr>
        <w:fldChar w:fldCharType="begin"/>
      </w:r>
      <w:r w:rsidR="00170E79">
        <w:rPr>
          <w:lang w:val="en-AU" w:eastAsia="ja-JP"/>
        </w:rPr>
        <w:instrText xml:space="preserve"> ADDIN PAPERS2_CITATIONS &lt;citation&gt;&lt;uuid&gt;DC175C7C-D060-4CFD-8F2B-38A0AFB30382&lt;/uuid&gt;&lt;priority&gt;0&lt;/priority&gt;&lt;publications&gt;&lt;publication&gt;&lt;uuid&gt;431148CE-D4F2-4F9A-BCA8-9EDAFCE1FED5&lt;/uuid&gt;&lt;volume&gt;16&lt;/volume&gt;&lt;doi&gt;10.1089/cmb.2008.0081&lt;/doi&gt;&lt;startpage&gt;407&lt;/startpage&gt;&lt;publication_date&gt;99200903001200000000220000&lt;/publication_date&gt;&lt;url&gt;http://eutils.ncbi.nlm.nih.gov/entrez/eutils/elink.fcgi?dbfrom=pubmed&amp;amp;id=19254181&amp;amp;retmode=ref&amp;amp;cmd=prlinks&lt;/url&gt;&lt;citekey&gt;Shojaie:2009jz&lt;/citekey&gt;&lt;type&gt;400&lt;/type&gt;&lt;title&gt;Analysis of gene sets based on the underlying regulatory network.&lt;/title&gt;&lt;institution&gt;Department of Statistics, University of Michigan, Ann Arbor, Michigan 48109, USA. shojaie@umich.edu&lt;/institution&gt;&lt;number&gt;3&lt;/number&gt;&lt;subtype&gt;400&lt;/subtype&gt;&lt;endpage&gt;426&lt;/endpage&gt;&lt;bundle&gt;&lt;publication&gt;&lt;title&gt;Journal of computational biology : a journal of computational molecular cell biology&lt;/title&gt;&lt;type&gt;-100&lt;/type&gt;&lt;subtype&gt;-100&lt;/subtype&gt;&lt;uuid&gt;B82FCB47-4DCA-413A-A8B2-3A0FC5C9389F&lt;/uuid&gt;&lt;/publication&gt;&lt;/bundle&gt;&lt;authors&gt;&lt;author&gt;&lt;firstName&gt;Ali&lt;/firstName&gt;&lt;lastName&gt;Shojaie&lt;/lastName&gt;&lt;/author&gt;&lt;author&gt;&lt;firstName&gt;George&lt;/firstName&gt;&lt;lastName&gt;Michailidis&lt;/lastName&gt;&lt;/author&gt;&lt;/authors&gt;&lt;/publication&gt;&lt;/publications&gt;&lt;cites&gt;&lt;/cites&gt;&lt;/citation&gt;</w:instrText>
      </w:r>
      <w:r w:rsidR="00170E79">
        <w:rPr>
          <w:lang w:val="en-AU" w:eastAsia="ja-JP"/>
        </w:rPr>
        <w:fldChar w:fldCharType="separate"/>
      </w:r>
      <w:r w:rsidR="00CA74E2">
        <w:rPr>
          <w:lang w:eastAsia="zh-TW"/>
        </w:rPr>
        <w:t>(74)</w:t>
      </w:r>
      <w:r w:rsidR="00170E79">
        <w:rPr>
          <w:lang w:val="en-AU" w:eastAsia="ja-JP"/>
        </w:rPr>
        <w:fldChar w:fldCharType="end"/>
      </w:r>
      <w:r w:rsidR="008002A3" w:rsidRPr="00E80984">
        <w:rPr>
          <w:lang w:val="en-AU" w:eastAsia="ja-JP"/>
        </w:rPr>
        <w:t xml:space="preserve">. </w:t>
      </w:r>
      <w:r w:rsidR="00ED53A9" w:rsidRPr="00E80984">
        <w:rPr>
          <w:lang w:val="en-AU" w:eastAsia="ja-JP"/>
        </w:rPr>
        <w:t>S</w:t>
      </w:r>
      <w:r w:rsidR="008002A3" w:rsidRPr="00E80984">
        <w:rPr>
          <w:lang w:val="en-AU" w:eastAsia="ja-JP"/>
        </w:rPr>
        <w:t>ome of these approaches are not implemented in software or a package (e.g</w:t>
      </w:r>
      <w:r w:rsidR="008002A3" w:rsidRPr="00E80984">
        <w:rPr>
          <w:i/>
          <w:lang w:val="en-AU" w:eastAsia="ja-JP"/>
        </w:rPr>
        <w:t>.</w:t>
      </w:r>
      <w:r w:rsidR="008002A3" w:rsidRPr="00E80984">
        <w:rPr>
          <w:lang w:val="en-AU" w:eastAsia="ja-JP"/>
        </w:rPr>
        <w:t xml:space="preserve">, </w:t>
      </w:r>
      <w:proofErr w:type="spellStart"/>
      <w:r w:rsidR="008002A3" w:rsidRPr="00E80984">
        <w:rPr>
          <w:lang w:val="en-AU" w:eastAsia="ja-JP"/>
        </w:rPr>
        <w:t>ScorePAGE</w:t>
      </w:r>
      <w:proofErr w:type="spellEnd"/>
      <w:r w:rsidR="008002A3" w:rsidRPr="00E80984">
        <w:rPr>
          <w:lang w:val="en-AU" w:eastAsia="ja-JP"/>
        </w:rPr>
        <w:t xml:space="preserve"> and </w:t>
      </w:r>
      <w:proofErr w:type="spellStart"/>
      <w:r w:rsidR="008002A3" w:rsidRPr="00E80984">
        <w:rPr>
          <w:lang w:val="en-AU" w:eastAsia="ja-JP"/>
        </w:rPr>
        <w:t>NetGSA</w:t>
      </w:r>
      <w:proofErr w:type="spellEnd"/>
      <w:r w:rsidR="008002A3" w:rsidRPr="00E80984">
        <w:rPr>
          <w:lang w:val="en-AU" w:eastAsia="ja-JP"/>
        </w:rPr>
        <w:t>)</w:t>
      </w:r>
      <w:proofErr w:type="gramStart"/>
      <w:r w:rsidR="008002A3" w:rsidRPr="00E80984">
        <w:rPr>
          <w:lang w:val="en-AU" w:eastAsia="ja-JP"/>
        </w:rPr>
        <w:t>,</w:t>
      </w:r>
      <w:proofErr w:type="gramEnd"/>
      <w:r w:rsidR="008002A3" w:rsidRPr="00E80984">
        <w:rPr>
          <w:lang w:val="en-AU" w:eastAsia="ja-JP"/>
        </w:rPr>
        <w:t xml:space="preserve"> others </w:t>
      </w:r>
      <w:r w:rsidR="00650E71" w:rsidRPr="00E80984">
        <w:rPr>
          <w:lang w:val="en-AU" w:eastAsia="ja-JP"/>
        </w:rPr>
        <w:t xml:space="preserve">may </w:t>
      </w:r>
      <w:r w:rsidR="008002A3" w:rsidRPr="00E80984">
        <w:rPr>
          <w:lang w:val="en-AU" w:eastAsia="ja-JP"/>
        </w:rPr>
        <w:t>have functional restrictions (e.g</w:t>
      </w:r>
      <w:r w:rsidR="008002A3" w:rsidRPr="00E80984">
        <w:rPr>
          <w:i/>
          <w:lang w:val="en-AU" w:eastAsia="ja-JP"/>
        </w:rPr>
        <w:t>.</w:t>
      </w:r>
      <w:r w:rsidR="008002A3" w:rsidRPr="00E80984">
        <w:rPr>
          <w:lang w:val="en-AU" w:eastAsia="ja-JP"/>
        </w:rPr>
        <w:t xml:space="preserve">, Pathway-Express is </w:t>
      </w:r>
      <w:r w:rsidR="003C0AEE" w:rsidRPr="00E80984">
        <w:rPr>
          <w:lang w:val="en-AU" w:eastAsia="ja-JP"/>
        </w:rPr>
        <w:t>only available as a Web server)</w:t>
      </w:r>
      <w:r w:rsidR="008002A3" w:rsidRPr="00E80984">
        <w:rPr>
          <w:lang w:val="en-AU" w:eastAsia="ja-JP"/>
        </w:rPr>
        <w:t xml:space="preserve">. </w:t>
      </w:r>
      <w:r w:rsidR="005C2DA7" w:rsidRPr="00E80984">
        <w:rPr>
          <w:lang w:val="en-AU" w:eastAsia="ja-JP"/>
        </w:rPr>
        <w:t xml:space="preserve">Moreover, </w:t>
      </w:r>
      <w:r w:rsidR="00D539CE" w:rsidRPr="00E80984">
        <w:rPr>
          <w:lang w:val="en-AU" w:eastAsia="ja-JP"/>
        </w:rPr>
        <w:t xml:space="preserve">at the moment </w:t>
      </w:r>
      <w:r w:rsidR="00D81809" w:rsidRPr="00E80984">
        <w:rPr>
          <w:lang w:val="en-AU" w:eastAsia="ja-JP"/>
        </w:rPr>
        <w:t xml:space="preserve">PT-based </w:t>
      </w:r>
      <w:r w:rsidR="00032237" w:rsidRPr="00E80984">
        <w:rPr>
          <w:lang w:val="en-AU" w:eastAsia="ja-JP"/>
        </w:rPr>
        <w:t>approaches have difficulties in</w:t>
      </w:r>
      <w:r w:rsidR="00CA4D29" w:rsidRPr="00E80984">
        <w:rPr>
          <w:lang w:val="en-AU" w:eastAsia="ja-JP"/>
        </w:rPr>
        <w:t xml:space="preserve"> </w:t>
      </w:r>
      <w:r w:rsidR="0024370F" w:rsidRPr="00E80984">
        <w:rPr>
          <w:lang w:val="en-AU" w:eastAsia="ja-JP"/>
        </w:rPr>
        <w:t xml:space="preserve">modelling </w:t>
      </w:r>
      <w:r w:rsidR="00CA4D29" w:rsidRPr="00E80984">
        <w:rPr>
          <w:lang w:val="en-AU" w:eastAsia="ja-JP"/>
        </w:rPr>
        <w:t xml:space="preserve">large </w:t>
      </w:r>
      <w:r w:rsidR="005C2DA7" w:rsidRPr="00E80984">
        <w:rPr>
          <w:lang w:val="en-AU" w:eastAsia="ja-JP"/>
        </w:rPr>
        <w:t>complex pathways</w:t>
      </w:r>
      <w:r w:rsidR="003C0E79" w:rsidRPr="00E80984">
        <w:rPr>
          <w:lang w:val="en-AU" w:eastAsia="ja-JP"/>
        </w:rPr>
        <w:t xml:space="preserve"> (e.g. the DNA repair pathways</w:t>
      </w:r>
      <w:proofErr w:type="gramStart"/>
      <w:r w:rsidR="003C0E79" w:rsidRPr="00E80984">
        <w:rPr>
          <w:lang w:val="en-AU" w:eastAsia="ja-JP"/>
        </w:rPr>
        <w:t>)</w:t>
      </w:r>
      <w:proofErr w:type="gramEnd"/>
      <w:r w:rsidR="00D539CE" w:rsidRPr="00E80984">
        <w:rPr>
          <w:lang w:val="en-AU" w:eastAsia="ja-JP"/>
        </w:rPr>
        <w:t xml:space="preserve"> </w:t>
      </w:r>
      <w:r w:rsidR="00D81809" w:rsidRPr="00E80984">
        <w:rPr>
          <w:lang w:val="en-AU" w:eastAsia="ja-JP"/>
        </w:rPr>
        <w:t>as</w:t>
      </w:r>
      <w:r w:rsidR="003C0E79" w:rsidRPr="00E80984">
        <w:rPr>
          <w:lang w:val="en-AU" w:eastAsia="ja-JP"/>
        </w:rPr>
        <w:t xml:space="preserve"> the interactions within the pathways are </w:t>
      </w:r>
      <w:r w:rsidR="00410920">
        <w:rPr>
          <w:lang w:val="en-AU" w:eastAsia="ja-JP"/>
        </w:rPr>
        <w:t>rather</w:t>
      </w:r>
      <w:r w:rsidR="0024370F" w:rsidRPr="00E80984">
        <w:rPr>
          <w:lang w:val="en-AU" w:eastAsia="ja-JP"/>
        </w:rPr>
        <w:t xml:space="preserve"> </w:t>
      </w:r>
      <w:r w:rsidR="003C0E79" w:rsidRPr="00E80984">
        <w:rPr>
          <w:lang w:val="en-AU" w:eastAsia="ja-JP"/>
        </w:rPr>
        <w:t>complicated.</w:t>
      </w:r>
      <w:r w:rsidR="005C2DA7" w:rsidRPr="00E80984">
        <w:rPr>
          <w:lang w:val="en-AU" w:eastAsia="ja-JP"/>
        </w:rPr>
        <w:t xml:space="preserve"> </w:t>
      </w:r>
      <w:r w:rsidR="008002A3" w:rsidRPr="00E80984">
        <w:rPr>
          <w:lang w:val="en-AU" w:eastAsia="ja-JP"/>
        </w:rPr>
        <w:t xml:space="preserve">These </w:t>
      </w:r>
      <w:r w:rsidR="00D539CE" w:rsidRPr="00E80984">
        <w:rPr>
          <w:lang w:val="en-AU" w:eastAsia="ja-JP"/>
        </w:rPr>
        <w:t xml:space="preserve">difficulties as well as the </w:t>
      </w:r>
      <w:r w:rsidR="008002A3" w:rsidRPr="00E80984">
        <w:rPr>
          <w:lang w:val="en-AU" w:eastAsia="ja-JP"/>
        </w:rPr>
        <w:t xml:space="preserve">non user-friendly features have </w:t>
      </w:r>
      <w:r w:rsidR="00D539CE" w:rsidRPr="00E80984">
        <w:rPr>
          <w:lang w:val="en-AU" w:eastAsia="ja-JP"/>
        </w:rPr>
        <w:t>made PT-based approaches less ideal for the current pathway analysis</w:t>
      </w:r>
      <w:r w:rsidR="008002A3" w:rsidRPr="00E80984">
        <w:rPr>
          <w:lang w:val="en-AU" w:eastAsia="ja-JP"/>
        </w:rPr>
        <w:t>.</w:t>
      </w:r>
    </w:p>
    <w:p w14:paraId="27A09C44" w14:textId="7475D189" w:rsidR="00D437A6" w:rsidRPr="00E80984" w:rsidRDefault="00D437A6" w:rsidP="00A87260">
      <w:pPr>
        <w:pStyle w:val="ManuscriptHeading3"/>
        <w:tabs>
          <w:tab w:val="left" w:pos="8100"/>
        </w:tabs>
        <w:rPr>
          <w:lang w:val="en-AU" w:eastAsia="ja-JP"/>
        </w:rPr>
      </w:pPr>
      <w:bookmarkStart w:id="22" w:name="_Toc233262419"/>
      <w:r w:rsidRPr="00E80984">
        <w:rPr>
          <w:lang w:val="en-AU" w:eastAsia="ja-JP"/>
        </w:rPr>
        <w:t xml:space="preserve">Steps of </w:t>
      </w:r>
      <w:r w:rsidR="00282EB4" w:rsidRPr="00E80984">
        <w:rPr>
          <w:lang w:val="en-AU" w:eastAsia="ja-JP"/>
        </w:rPr>
        <w:t>FCS</w:t>
      </w:r>
      <w:r w:rsidRPr="00E80984">
        <w:rPr>
          <w:lang w:val="en-AU" w:eastAsia="ja-JP"/>
        </w:rPr>
        <w:t xml:space="preserve"> approache</w:t>
      </w:r>
      <w:bookmarkEnd w:id="22"/>
      <w:r w:rsidR="00603473" w:rsidRPr="00E80984">
        <w:rPr>
          <w:lang w:val="en-AU" w:eastAsia="ja-JP"/>
        </w:rPr>
        <w:t>s</w:t>
      </w:r>
    </w:p>
    <w:p w14:paraId="1CB1B5C1" w14:textId="654DE8BA" w:rsidR="006D1FBA" w:rsidRDefault="006D1FBA" w:rsidP="00AB4E7B">
      <w:pPr>
        <w:pStyle w:val="ManuscriptNormal"/>
        <w:rPr>
          <w:lang w:val="en-AU"/>
        </w:rPr>
      </w:pPr>
      <w:r w:rsidRPr="00E80984">
        <w:rPr>
          <w:lang w:val="en-AU"/>
        </w:rPr>
        <w:t xml:space="preserve">As FCS approaches play a dominant role in the current pathway analysis-based studies, </w:t>
      </w:r>
      <w:r w:rsidR="00457FB4">
        <w:rPr>
          <w:lang w:val="en-AU"/>
        </w:rPr>
        <w:t>in this section I</w:t>
      </w:r>
      <w:r w:rsidRPr="00E80984">
        <w:rPr>
          <w:lang w:val="en-AU"/>
        </w:rPr>
        <w:t xml:space="preserve"> summarise the </w:t>
      </w:r>
      <w:r w:rsidR="00457FB4">
        <w:rPr>
          <w:lang w:val="en-AU"/>
        </w:rPr>
        <w:t>common steps of FCS approaches and</w:t>
      </w:r>
      <w:r w:rsidRPr="00E80984">
        <w:rPr>
          <w:lang w:val="en-AU"/>
        </w:rPr>
        <w:t xml:space="preserve"> </w:t>
      </w:r>
      <w:r w:rsidR="00457FB4">
        <w:rPr>
          <w:lang w:val="en-AU"/>
        </w:rPr>
        <w:t>discuss</w:t>
      </w:r>
      <w:r w:rsidR="00D037E1" w:rsidRPr="00AB4E7B">
        <w:rPr>
          <w:lang w:val="en-AU"/>
        </w:rPr>
        <w:t xml:space="preserve"> </w:t>
      </w:r>
      <w:r w:rsidRPr="00E80984">
        <w:rPr>
          <w:lang w:val="en-AU"/>
        </w:rPr>
        <w:t xml:space="preserve">challenges </w:t>
      </w:r>
      <w:r w:rsidR="00457FB4">
        <w:rPr>
          <w:lang w:val="en-AU"/>
        </w:rPr>
        <w:t xml:space="preserve">that are </w:t>
      </w:r>
      <w:r w:rsidRPr="00E80984">
        <w:rPr>
          <w:lang w:val="en-AU"/>
        </w:rPr>
        <w:t>associated w</w:t>
      </w:r>
      <w:r w:rsidR="00AB4E7B">
        <w:rPr>
          <w:lang w:val="en-AU"/>
        </w:rPr>
        <w:t>ith each step</w:t>
      </w:r>
      <w:r w:rsidR="00F3723D" w:rsidRPr="00E80984">
        <w:rPr>
          <w:lang w:val="en-AU"/>
        </w:rPr>
        <w:t>.</w:t>
      </w:r>
    </w:p>
    <w:p w14:paraId="1ACCD447" w14:textId="77777777" w:rsidR="005C21BD" w:rsidRDefault="00DF305A" w:rsidP="005C21BD">
      <w:pPr>
        <w:pStyle w:val="ManuscriptNormal"/>
        <w:keepNext/>
      </w:pPr>
      <w:r>
        <w:rPr>
          <w:noProof/>
        </w:rPr>
        <w:lastRenderedPageBreak/>
        <w:drawing>
          <wp:inline distT="0" distB="0" distL="0" distR="0" wp14:anchorId="0248C7E3" wp14:editId="5A47D2E7">
            <wp:extent cx="3770406" cy="2682439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S steps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406" cy="26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6CAA" w14:textId="4922E823" w:rsidR="00DF305A" w:rsidRPr="006366ED" w:rsidRDefault="005C21BD" w:rsidP="0098311C">
      <w:pPr>
        <w:pStyle w:val="Caption"/>
        <w:spacing w:after="400"/>
        <w:ind w:left="709"/>
        <w:jc w:val="both"/>
        <w:rPr>
          <w:rFonts w:ascii="Times New Roman" w:hAnsi="Times New Roman"/>
          <w:lang w:val="en-AU"/>
        </w:rPr>
      </w:pPr>
      <w:r w:rsidRPr="006366ED">
        <w:rPr>
          <w:rFonts w:ascii="Times New Roman" w:hAnsi="Times New Roman"/>
          <w:color w:val="auto"/>
        </w:rPr>
        <w:t xml:space="preserve">  Figure </w:t>
      </w:r>
      <w:r w:rsidRPr="006366ED">
        <w:rPr>
          <w:rFonts w:ascii="Times New Roman" w:hAnsi="Times New Roman"/>
          <w:color w:val="auto"/>
        </w:rPr>
        <w:fldChar w:fldCharType="begin"/>
      </w:r>
      <w:r w:rsidRPr="006366ED">
        <w:rPr>
          <w:rFonts w:ascii="Times New Roman" w:hAnsi="Times New Roman"/>
          <w:color w:val="auto"/>
        </w:rPr>
        <w:instrText xml:space="preserve"> SEQ Figure \* ARABIC </w:instrText>
      </w:r>
      <w:r w:rsidRPr="006366ED">
        <w:rPr>
          <w:rFonts w:ascii="Times New Roman" w:hAnsi="Times New Roman"/>
          <w:color w:val="auto"/>
        </w:rPr>
        <w:fldChar w:fldCharType="separate"/>
      </w:r>
      <w:r w:rsidRPr="006366ED">
        <w:rPr>
          <w:rFonts w:ascii="Times New Roman" w:hAnsi="Times New Roman"/>
          <w:noProof/>
          <w:color w:val="auto"/>
        </w:rPr>
        <w:t>4</w:t>
      </w:r>
      <w:r w:rsidRPr="006366ED">
        <w:rPr>
          <w:rFonts w:ascii="Times New Roman" w:hAnsi="Times New Roman"/>
          <w:color w:val="auto"/>
        </w:rPr>
        <w:fldChar w:fldCharType="end"/>
      </w:r>
      <w:r w:rsidR="006366ED">
        <w:rPr>
          <w:rFonts w:ascii="Times New Roman" w:hAnsi="Times New Roman"/>
          <w:color w:val="auto"/>
        </w:rPr>
        <w:t xml:space="preserve"> </w:t>
      </w:r>
      <w:r w:rsidR="006366ED" w:rsidRPr="006366ED">
        <w:rPr>
          <w:rFonts w:ascii="Times New Roman" w:hAnsi="Times New Roman"/>
          <w:color w:val="auto"/>
        </w:rPr>
        <w:t>Steps of Functional Class Scoring (FCS) approaches for pathway analysis</w:t>
      </w:r>
      <w:r w:rsidR="006366ED">
        <w:rPr>
          <w:rFonts w:ascii="Times New Roman" w:hAnsi="Times New Roman"/>
          <w:color w:val="auto"/>
        </w:rPr>
        <w:t>.</w:t>
      </w:r>
    </w:p>
    <w:p w14:paraId="57979965" w14:textId="157051F0" w:rsidR="00D437A6" w:rsidRPr="00E80984" w:rsidRDefault="00490AC0" w:rsidP="00A87260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Collection of p</w:t>
      </w:r>
      <w:r w:rsidR="00D437A6" w:rsidRPr="00E80984">
        <w:rPr>
          <w:lang w:val="en-AU" w:eastAsia="ja-JP"/>
        </w:rPr>
        <w:t>athway information</w:t>
      </w:r>
    </w:p>
    <w:p w14:paraId="6DE49679" w14:textId="482528AF" w:rsidR="00D437A6" w:rsidRPr="00E80984" w:rsidRDefault="00046DD4" w:rsidP="004A1EA7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The first step </w:t>
      </w:r>
      <w:r w:rsidR="003E1DA0" w:rsidRPr="00E80984">
        <w:rPr>
          <w:lang w:val="en-AU" w:eastAsia="ja-JP"/>
        </w:rPr>
        <w:t xml:space="preserve">for applying </w:t>
      </w:r>
      <w:r w:rsidRPr="00E80984">
        <w:rPr>
          <w:lang w:val="en-AU" w:eastAsia="ja-JP"/>
        </w:rPr>
        <w:t>FCS approaches is to retrieve</w:t>
      </w:r>
      <w:r w:rsidR="00D437A6" w:rsidRPr="00E80984">
        <w:rPr>
          <w:lang w:val="en-AU" w:eastAsia="ja-JP"/>
        </w:rPr>
        <w:t xml:space="preserve"> </w:t>
      </w:r>
      <w:r w:rsidR="003E5CCD" w:rsidRPr="00E80984">
        <w:rPr>
          <w:lang w:val="en-AU" w:eastAsia="ja-JP"/>
        </w:rPr>
        <w:t xml:space="preserve">biological </w:t>
      </w:r>
      <w:r w:rsidR="00D437A6" w:rsidRPr="00E80984">
        <w:rPr>
          <w:lang w:val="en-AU" w:eastAsia="ja-JP"/>
        </w:rPr>
        <w:t xml:space="preserve">knowledge </w:t>
      </w:r>
      <w:r w:rsidR="004A1EA7" w:rsidRPr="00E80984">
        <w:rPr>
          <w:lang w:val="en-AU" w:eastAsia="ja-JP"/>
        </w:rPr>
        <w:t>for</w:t>
      </w:r>
      <w:r w:rsidR="00D437A6" w:rsidRPr="00E80984">
        <w:rPr>
          <w:lang w:val="en-AU" w:eastAsia="ja-JP"/>
        </w:rPr>
        <w:t xml:space="preserve"> </w:t>
      </w:r>
      <w:r w:rsidR="003E5CCD" w:rsidRPr="00E80984">
        <w:rPr>
          <w:lang w:val="en-AU" w:eastAsia="ja-JP"/>
        </w:rPr>
        <w:t>pathways</w:t>
      </w:r>
      <w:r w:rsidR="004A1EA7" w:rsidRPr="00E80984">
        <w:rPr>
          <w:lang w:val="en-AU" w:eastAsia="ja-JP"/>
        </w:rPr>
        <w:t xml:space="preserve"> that are to be investigated.</w:t>
      </w:r>
      <w:r w:rsidR="009A161D" w:rsidRPr="00E80984">
        <w:rPr>
          <w:lang w:val="en-AU" w:eastAsia="ja-JP"/>
        </w:rPr>
        <w:t xml:space="preserve"> </w:t>
      </w:r>
      <w:r w:rsidR="004A1EA7" w:rsidRPr="00E80984">
        <w:rPr>
          <w:lang w:val="en-AU" w:eastAsia="ja-JP"/>
        </w:rPr>
        <w:t>This step is not specific to FCS approaches, but may have significant impact on the quality of their outputs. The commonly used</w:t>
      </w:r>
      <w:r w:rsidR="00D437A6" w:rsidRPr="00E80984">
        <w:rPr>
          <w:lang w:val="en-AU" w:eastAsia="ja-JP"/>
        </w:rPr>
        <w:t xml:space="preserve"> </w:t>
      </w:r>
      <w:r w:rsidR="00D74F5B" w:rsidRPr="00E80984">
        <w:rPr>
          <w:lang w:val="en-AU" w:eastAsia="ja-JP"/>
        </w:rPr>
        <w:t>public pathway</w:t>
      </w:r>
      <w:r w:rsidR="009A161D" w:rsidRPr="00E80984">
        <w:rPr>
          <w:lang w:val="en-AU" w:eastAsia="ja-JP"/>
        </w:rPr>
        <w:t xml:space="preserve"> databases </w:t>
      </w:r>
      <w:r w:rsidR="00D74F5B" w:rsidRPr="00E80984">
        <w:rPr>
          <w:lang w:val="en-AU" w:eastAsia="ja-JP"/>
        </w:rPr>
        <w:t>include</w:t>
      </w:r>
      <w:r w:rsidR="009A161D" w:rsidRPr="00E80984">
        <w:rPr>
          <w:lang w:val="en-AU" w:eastAsia="ja-JP"/>
        </w:rPr>
        <w:t xml:space="preserve"> </w:t>
      </w:r>
      <w:proofErr w:type="spellStart"/>
      <w:r w:rsidR="00D437A6" w:rsidRPr="00E80984">
        <w:rPr>
          <w:lang w:val="en-AU" w:eastAsia="ja-JP"/>
        </w:rPr>
        <w:t>Reactome</w:t>
      </w:r>
      <w:proofErr w:type="spellEnd"/>
      <w:r w:rsidR="00D437A6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95EC65EC-D277-4381-8D6F-332CA878386B&lt;/uuid&gt;&lt;priority&gt;87&lt;/priority&gt;&lt;publications&gt;&lt;publication&gt;&lt;uuid&gt;6DD6162C-CC9E-483D-9654-A3B804CE6FE3&lt;/uuid&gt;&lt;volume&gt;39&lt;/volume&gt;&lt;doi&gt;10.1093/nar/gkq1018&lt;/doi&gt;&lt;startpage&gt;D691&lt;/startpage&gt;&lt;publication_date&gt;99201012221200000000222000&lt;/publication_date&gt;&lt;url&gt;http://www.nar.oxfordjournals.org/cgi/doi/10.1093/nar/gkq1018&lt;/url&gt;&lt;citekey&gt;Croft:2010ga&lt;/citekey&gt;&lt;type&gt;400&lt;/type&gt;&lt;title&gt;Reactome: a database of reactions, pathways and biological processes&lt;/title&gt;&lt;number&gt;Database&lt;/number&gt;&lt;subtype&gt;400&lt;/subtype&gt;&lt;endpage&gt;D697&lt;/endpage&gt;&lt;bundle&gt;&lt;publication&gt;&lt;title&gt;Nucleic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D&lt;/firstName&gt;&lt;lastName&gt;Croft&lt;/lastName&gt;&lt;/author&gt;&lt;author&gt;&lt;firstName&gt;G&lt;/firstName&gt;&lt;lastName&gt;O'Kelly&lt;/lastName&gt;&lt;/author&gt;&lt;author&gt;&lt;firstName&gt;G&lt;/firstName&gt;&lt;lastName&gt;Wu&lt;/lastName&gt;&lt;/author&gt;&lt;author&gt;&lt;firstName&gt;R&lt;/firstName&gt;&lt;lastName&gt;Haw&lt;/lastName&gt;&lt;/author&gt;&lt;author&gt;&lt;firstName&gt;M&lt;/firstName&gt;&lt;lastName&gt;Gillespie&lt;/lastName&gt;&lt;/author&gt;&lt;author&gt;&lt;firstName&gt;L&lt;/firstName&gt;&lt;lastName&gt;Matthews&lt;/lastName&gt;&lt;/author&gt;&lt;author&gt;&lt;firstName&gt;M&lt;/firstName&gt;&lt;lastName&gt;Caudy&lt;/lastName&gt;&lt;/author&gt;&lt;author&gt;&lt;firstName&gt;P&lt;/firstName&gt;&lt;lastName&gt;Garapati&lt;/lastName&gt;&lt;/author&gt;&lt;author&gt;&lt;firstName&gt;G&lt;/firstName&gt;&lt;lastName&gt;Gopinath&lt;/lastName&gt;&lt;/author&gt;&lt;author&gt;&lt;firstName&gt;B&lt;/firstName&gt;&lt;lastName&gt;Jassal&lt;/lastName&gt;&lt;/author&gt;&lt;author&gt;&lt;firstName&gt;S&lt;/firstName&gt;&lt;lastName&gt;Jupe&lt;/lastName&gt;&lt;/author&gt;&lt;author&gt;&lt;firstName&gt;I&lt;/firstName&gt;&lt;lastName&gt;Kalatskaya&lt;/lastName&gt;&lt;/author&gt;&lt;author&gt;&lt;firstName&gt;S&lt;/firstName&gt;&lt;lastName&gt;Mahajan&lt;/lastName&gt;&lt;/author&gt;&lt;author&gt;&lt;firstName&gt;B&lt;/firstName&gt;&lt;lastName&gt;May&lt;/lastName&gt;&lt;/author&gt;&lt;author&gt;&lt;firstName&gt;N&lt;/firstName&gt;&lt;lastName&gt;Ndegwa&lt;/lastName&gt;&lt;/author&gt;&lt;author&gt;&lt;firstName&gt;E&lt;/firstName&gt;&lt;lastName&gt;Schmidt&lt;/lastName&gt;&lt;/author&gt;&lt;author&gt;&lt;firstName&gt;V&lt;/firstName&gt;&lt;lastName&gt;Shamovsky&lt;/lastName&gt;&lt;/author&gt;&lt;author&gt;&lt;firstName&gt;C&lt;/firstName&gt;&lt;lastName&gt;Yung&lt;/lastName&gt;&lt;/author&gt;&lt;author&gt;&lt;firstName&gt;E&lt;/firstName&gt;&lt;lastName&gt;Birney&lt;/lastName&gt;&lt;/author&gt;&lt;author&gt;&lt;firstName&gt;H&lt;/firstName&gt;&lt;lastName&gt;Hermjakob&lt;/lastName&gt;&lt;/author&gt;&lt;author&gt;&lt;firstName&gt;P&lt;/firstName&gt;&lt;lastName&gt;D'Eustachio&lt;/lastName&gt;&lt;/author&gt;&lt;author&gt;&lt;firstName&gt;L&lt;/firstName&gt;&lt;lastName&gt;Stein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(75)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KEGG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B468245E-E0AD-42E4-A28B-7E9D0FB4EC1C&lt;/uuid&gt;&lt;priority&gt;88&lt;/priority&gt;&lt;publications&gt;&lt;publication&gt;&lt;uuid&gt;8A6CA597-F6AA-40B0-B83D-81C246F32C28&lt;/uuid&gt;&lt;volume&gt;28&lt;/volume&gt;&lt;startpage&gt;27&lt;/startpage&gt;&lt;publication_date&gt;99200001011200000000222000&lt;/publication_date&gt;&lt;url&gt;http://eutils.ncbi.nlm.nih.gov/entrez/eutils/elink.fcgi?dbfrom=pubmed&amp;amp;id=10592173&amp;amp;retmode=ref&amp;amp;cmd=prlinks&lt;/url&gt;&lt;citekey&gt;Kanehisa:2000wg&lt;/citekey&gt;&lt;type&gt;400&lt;/type&gt;&lt;title&gt;KEGG: kyoto encyclopedia of genes and genomes.&lt;/title&gt;&lt;location&gt;200,5,34.9120353,135.8036586&lt;/location&gt;&lt;institution&gt;Institute for Chemical Research, Kyoto University, Uji, Kyoto 611-0011, Japan. kanehisa@kuicr.kyoto-u.ac.jp&lt;/institution&gt;&lt;number&gt;1&lt;/number&gt;&lt;subtype&gt;400&lt;/subtype&gt;&lt;endpage&gt;30&lt;/endpage&gt;&lt;bundle&gt;&lt;publication&gt;&lt;title&gt;Nucleic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M&lt;/firstName&gt;&lt;lastName&gt;Kanehisa&lt;/lastName&gt;&lt;/author&gt;&lt;author&gt;&lt;firstName&gt;S&lt;/firstName&gt;&lt;lastName&gt;Goto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(76)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</w:t>
      </w:r>
      <w:proofErr w:type="spellStart"/>
      <w:r w:rsidR="00830360" w:rsidRPr="00E80984">
        <w:rPr>
          <w:lang w:val="en-AU" w:eastAsia="ja-JP"/>
        </w:rPr>
        <w:t>MetaCyc</w:t>
      </w:r>
      <w:proofErr w:type="spellEnd"/>
      <w:r w:rsidR="00ED26E4" w:rsidRPr="00E80984">
        <w:rPr>
          <w:lang w:val="en-AU" w:eastAsia="ja-JP"/>
        </w:rPr>
        <w:t xml:space="preserve"> </w:t>
      </w:r>
      <w:r w:rsidR="00ED26E4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2737D665-EBCE-48C8-8776-60FFC4347BB6&lt;/uuid&gt;&lt;priority&gt;89&lt;/priority&gt;&lt;publications&gt;&lt;publication&gt;&lt;uuid&gt;A5E61130-F1D1-4FD1-92F6-D97F0140887B&lt;/uuid&gt;&lt;volume&gt;38&lt;/volume&gt;&lt;doi&gt;10.1093/nar/gkp875&lt;/doi&gt;&lt;startpage&gt;D473&lt;/startpage&gt;&lt;publication_date&gt;99201001001200000000220000&lt;/publication_date&gt;&lt;url&gt;http://eutils.ncbi.nlm.nih.gov/entrez/eutils/elink.fcgi?dbfrom=pubmed&amp;amp;id=19850718&amp;amp;retmode=ref&amp;amp;cmd=prlinks&lt;/url&gt;&lt;type&gt;400&lt;/type&gt;&lt;title&gt;The MetaCyc database of metabolic pathways and enzymes and the BioCyc collection of pathway/genome databases.&lt;/title&gt;&lt;institution&gt;SRI International, 333 Ravenswood, Menlo Park, CA 94025, USA.&lt;/institution&gt;&lt;number&gt;Database issue&lt;/number&gt;&lt;subtype&gt;400&lt;/subtype&gt;&lt;endpage&gt;9&lt;/endpage&gt;&lt;bundle&gt;&lt;publication&gt;&lt;title&gt;Nucleic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Ron&lt;/firstName&gt;&lt;lastName&gt;Caspi&lt;/lastName&gt;&lt;/author&gt;&lt;author&gt;&lt;firstName&gt;Tomer&lt;/firstName&gt;&lt;lastName&gt;Altman&lt;/lastName&gt;&lt;/author&gt;&lt;author&gt;&lt;firstName&gt;Joseph&lt;/firstName&gt;&lt;middleNames&gt;M&lt;/middleNames&gt;&lt;lastName&gt;Dale&lt;/lastName&gt;&lt;/author&gt;&lt;author&gt;&lt;firstName&gt;Kate&lt;/firstName&gt;&lt;lastName&gt;Dreher&lt;/lastName&gt;&lt;/author&gt;&lt;author&gt;&lt;firstName&gt;Carol&lt;/firstName&gt;&lt;middleNames&gt;A&lt;/middleNames&gt;&lt;lastName&gt;Fulcher&lt;/lastName&gt;&lt;/author&gt;&lt;author&gt;&lt;firstName&gt;Fred&lt;/firstName&gt;&lt;lastName&gt;Gilham&lt;/lastName&gt;&lt;/author&gt;&lt;author&gt;&lt;firstName&gt;Pallavi&lt;/firstName&gt;&lt;lastName&gt;Kaipa&lt;/lastName&gt;&lt;/author&gt;&lt;author&gt;&lt;firstName&gt;Athikkattuvalasu&lt;/firstName&gt;&lt;middleNames&gt;S&lt;/middleNames&gt;&lt;lastName&gt;Karthikeyan&lt;/lastName&gt;&lt;/author&gt;&lt;author&gt;&lt;firstName&gt;Anamika&lt;/firstName&gt;&lt;lastName&gt;Kothari&lt;/lastName&gt;&lt;/author&gt;&lt;author&gt;&lt;firstName&gt;Markus&lt;/firstName&gt;&lt;lastName&gt;Krummenacker&lt;/lastName&gt;&lt;/author&gt;&lt;author&gt;&lt;firstName&gt;Mario&lt;/firstName&gt;&lt;lastName&gt;Latendresse&lt;/lastName&gt;&lt;/author&gt;&lt;author&gt;&lt;firstName&gt;Lukas&lt;/firstName&gt;&lt;middleNames&gt;A&lt;/middleNames&gt;&lt;lastName&gt;Mueller&lt;/lastName&gt;&lt;/author&gt;&lt;author&gt;&lt;firstName&gt;Suzanne&lt;/firstName&gt;&lt;lastName&gt;Paley&lt;/lastName&gt;&lt;/author&gt;&lt;author&gt;&lt;firstName&gt;Liviu&lt;/firstName&gt;&lt;lastName&gt;Popescu&lt;/lastName&gt;&lt;/author&gt;&lt;author&gt;&lt;firstName&gt;Anuradha&lt;/firstName&gt;&lt;lastName&gt;Pujar&lt;/lastName&gt;&lt;/author&gt;&lt;author&gt;&lt;firstName&gt;Alexander&lt;/firstName&gt;&lt;middleNames&gt;G&lt;/middleNames&gt;&lt;lastName&gt;Shearer&lt;/lastName&gt;&lt;/author&gt;&lt;author&gt;&lt;firstName&gt;Peifen&lt;/firstName&gt;&lt;lastName&gt;Zhang&lt;/lastName&gt;&lt;/author&gt;&lt;author&gt;&lt;firstName&gt;Peter&lt;/firstName&gt;&lt;middleNames&gt;D&lt;/middleNames&gt;&lt;lastName&gt;Karp&lt;/lastName&gt;&lt;/author&gt;&lt;/authors&gt;&lt;/publication&gt;&lt;/publications&gt;&lt;cites&gt;&lt;/cites&gt;&lt;/citation&gt;</w:instrText>
      </w:r>
      <w:r w:rsidR="00ED26E4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(77)</w:t>
      </w:r>
      <w:r w:rsidR="00ED26E4" w:rsidRPr="00E80984">
        <w:rPr>
          <w:lang w:val="en-AU" w:eastAsia="ja-JP"/>
        </w:rPr>
        <w:fldChar w:fldCharType="end"/>
      </w:r>
      <w:r w:rsidR="00830360" w:rsidRPr="00E80984">
        <w:rPr>
          <w:lang w:val="en-AU" w:eastAsia="ja-JP"/>
        </w:rPr>
        <w:t xml:space="preserve">, </w:t>
      </w:r>
      <w:r w:rsidR="00D437A6" w:rsidRPr="00E80984">
        <w:rPr>
          <w:lang w:val="en-AU" w:eastAsia="ja-JP"/>
        </w:rPr>
        <w:t xml:space="preserve">PID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7DDAB916-FA9B-43F5-A289-A133339F77B2&lt;/uuid&gt;&lt;priority&gt;90&lt;/priority&gt;&lt;publications&gt;&lt;publication&gt;&lt;uuid&gt;E7DBE6E8-27CA-439F-BCB8-97B871B7E57A&lt;/uuid&gt;&lt;volume&gt;37&lt;/volume&gt;&lt;doi&gt;10.1093/nar/gkn653&lt;/doi&gt;&lt;startpage&gt;D674&lt;/startpage&gt;&lt;publication_date&gt;99200901011200000000222000&lt;/publication_date&gt;&lt;url&gt;http://www.nar.oxfordjournals.org/cgi/doi/10.1093/nar/gkn653&lt;/url&gt;&lt;citekey&gt;Schaefer:2009fc&lt;/citekey&gt;&lt;type&gt;400&lt;/type&gt;&lt;title&gt;PID: the Pathway Interaction Database&lt;/title&gt;&lt;number&gt;Database&lt;/number&gt;&lt;subtype&gt;400&lt;/subtype&gt;&lt;endpage&gt;D679&lt;/endpage&gt;&lt;bundle&gt;&lt;publication&gt;&lt;title&gt;Nucleic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C&lt;/firstName&gt;&lt;middleNames&gt;F&lt;/middleNames&gt;&lt;lastName&gt;Schaefer&lt;/lastName&gt;&lt;/author&gt;&lt;author&gt;&lt;firstName&gt;K&lt;/firstName&gt;&lt;lastName&gt;Anthony&lt;/lastName&gt;&lt;/author&gt;&lt;author&gt;&lt;firstName&gt;S&lt;/firstName&gt;&lt;lastName&gt;Krupa&lt;/lastName&gt;&lt;/author&gt;&lt;author&gt;&lt;firstName&gt;J&lt;/firstName&gt;&lt;lastName&gt;Buchoff&lt;/lastName&gt;&lt;/author&gt;&lt;author&gt;&lt;firstName&gt;M&lt;/firstName&gt;&lt;lastName&gt;Day&lt;/lastName&gt;&lt;/author&gt;&lt;author&gt;&lt;firstName&gt;T&lt;/firstName&gt;&lt;lastName&gt;Hannay&lt;/lastName&gt;&lt;/author&gt;&lt;author&gt;&lt;firstName&gt;K&lt;/firstName&gt;&lt;middleNames&gt;H&lt;/middleNames&gt;&lt;lastName&gt;Buetow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(78)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</w:t>
      </w:r>
      <w:proofErr w:type="spellStart"/>
      <w:r w:rsidR="00D437A6" w:rsidRPr="00E80984">
        <w:rPr>
          <w:lang w:val="en-AU" w:eastAsia="ja-JP"/>
        </w:rPr>
        <w:t>PantherDB</w:t>
      </w:r>
      <w:proofErr w:type="spellEnd"/>
      <w:r w:rsidR="00D437A6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F2F27419-D122-4A6B-AAAA-DE2E75ECC326&lt;/uuid&gt;&lt;priority&gt;91&lt;/priority&gt;&lt;publications&gt;&lt;publication&gt;&lt;uuid&gt;267C17C1-0CB9-4214-9AB0-7E3CAD78D200&lt;/uuid&gt;&lt;volume&gt;13&lt;/volume&gt;&lt;doi&gt;10.1101/gr.772403&lt;/doi&gt;&lt;startpage&gt;2129&lt;/startpage&gt;&lt;publication_date&gt;99200309011200000000222000&lt;/publication_date&gt;&lt;url&gt;http://www.genome.org/cgi/doi/10.1101/gr.772403&lt;/url&gt;&lt;citekey&gt;Thomas:2003db&lt;/citekey&gt;&lt;type&gt;400&lt;/type&gt;&lt;title&gt;PANTHER: A Library of Protein Families and Subfamilies Indexed by Function&lt;/title&gt;&lt;number&gt;9&lt;/number&gt;&lt;subtype&gt;400&lt;/subtype&gt;&lt;endpage&gt;2141&lt;/endpage&gt;&lt;bundle&gt;&lt;publication&gt;&lt;title&gt;Genome Research&lt;/title&gt;&lt;type&gt;-100&lt;/type&gt;&lt;subtype&gt;-100&lt;/subtype&gt;&lt;uuid&gt;A55CF327-10BB-4271-A633-2FA6FE670738&lt;/uuid&gt;&lt;/publication&gt;&lt;/bundle&gt;&lt;authors&gt;&lt;author&gt;&lt;firstName&gt;P&lt;/firstName&gt;&lt;middleNames&gt;D&lt;/middleNames&gt;&lt;lastName&gt;Thomas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(79)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</w:t>
      </w:r>
      <w:proofErr w:type="spellStart"/>
      <w:r w:rsidR="00D437A6" w:rsidRPr="00E80984">
        <w:rPr>
          <w:lang w:val="en-AU" w:eastAsia="ja-JP"/>
        </w:rPr>
        <w:t>WikiPathways</w:t>
      </w:r>
      <w:proofErr w:type="spellEnd"/>
      <w:r w:rsidR="00D437A6" w:rsidRPr="00E80984">
        <w:rPr>
          <w:lang w:val="en-AU" w:eastAsia="ja-JP"/>
        </w:rPr>
        <w:t xml:space="preserve"> (http://wikipathways.org/), STKE (http://stke.sciencemag.org/cm/), </w:t>
      </w:r>
      <w:proofErr w:type="spellStart"/>
      <w:r w:rsidR="00D437A6" w:rsidRPr="00E80984">
        <w:rPr>
          <w:lang w:val="en-AU" w:eastAsia="ja-JP"/>
        </w:rPr>
        <w:t>BioCarta</w:t>
      </w:r>
      <w:proofErr w:type="spellEnd"/>
      <w:r w:rsidR="00D437A6" w:rsidRPr="00E80984">
        <w:rPr>
          <w:lang w:val="en-AU" w:eastAsia="ja-JP"/>
        </w:rPr>
        <w:t xml:space="preserve"> (http://www. </w:t>
      </w:r>
      <w:hyperlink r:id="rId15" w:history="1">
        <w:r w:rsidR="00D437A6" w:rsidRPr="00E80984">
          <w:rPr>
            <w:color w:val="0000FF"/>
            <w:lang w:val="en-AU" w:eastAsia="ja-JP"/>
          </w:rPr>
          <w:t>biocarta.com</w:t>
        </w:r>
      </w:hyperlink>
      <w:r w:rsidR="00D437A6" w:rsidRPr="00E80984">
        <w:rPr>
          <w:lang w:val="en-AU" w:eastAsia="ja-JP"/>
        </w:rPr>
        <w:t xml:space="preserve">) and </w:t>
      </w:r>
      <w:proofErr w:type="spellStart"/>
      <w:r w:rsidR="00D437A6" w:rsidRPr="00E80984">
        <w:rPr>
          <w:lang w:val="en-AU" w:eastAsia="ja-JP"/>
        </w:rPr>
        <w:t>ResNet</w:t>
      </w:r>
      <w:proofErr w:type="spellEnd"/>
      <w:r w:rsidR="00D437A6" w:rsidRPr="00E80984">
        <w:rPr>
          <w:lang w:val="en-AU" w:eastAsia="ja-JP"/>
        </w:rPr>
        <w:t xml:space="preserve"> (http://www.ariadnegenomics.com/) etc.  </w:t>
      </w:r>
    </w:p>
    <w:p w14:paraId="76E2DD80" w14:textId="7A5ECE51" w:rsidR="00B97591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There are </w:t>
      </w:r>
      <w:r w:rsidR="002F3B18" w:rsidRPr="00E80984">
        <w:rPr>
          <w:lang w:val="en-AU" w:eastAsia="ja-JP"/>
        </w:rPr>
        <w:t xml:space="preserve">two problems associated with </w:t>
      </w:r>
      <w:r w:rsidR="008931BB" w:rsidRPr="00E80984">
        <w:rPr>
          <w:lang w:val="en-AU" w:eastAsia="ja-JP"/>
        </w:rPr>
        <w:t>the</w:t>
      </w:r>
      <w:r w:rsidR="00222793" w:rsidRPr="00E80984">
        <w:rPr>
          <w:lang w:val="en-AU" w:eastAsia="ja-JP"/>
        </w:rPr>
        <w:t xml:space="preserve"> public </w:t>
      </w:r>
      <w:r w:rsidR="00BF17EC" w:rsidRPr="00E80984">
        <w:rPr>
          <w:lang w:val="en-AU" w:eastAsia="ja-JP"/>
        </w:rPr>
        <w:t xml:space="preserve">pathway </w:t>
      </w:r>
      <w:r w:rsidR="00222793" w:rsidRPr="00E80984">
        <w:rPr>
          <w:lang w:val="en-AU" w:eastAsia="ja-JP"/>
        </w:rPr>
        <w:t>databases</w:t>
      </w:r>
      <w:r w:rsidR="004E3679" w:rsidRPr="00E80984">
        <w:rPr>
          <w:lang w:val="en-AU" w:eastAsia="ja-JP"/>
        </w:rPr>
        <w:t xml:space="preserve">. </w:t>
      </w:r>
      <w:r w:rsidR="00766FF5" w:rsidRPr="00E80984">
        <w:rPr>
          <w:lang w:val="en-AU" w:eastAsia="ja-JP"/>
        </w:rPr>
        <w:t>First</w:t>
      </w:r>
      <w:r w:rsidRPr="00E80984">
        <w:rPr>
          <w:lang w:val="en-AU" w:eastAsia="ja-JP"/>
        </w:rPr>
        <w:t xml:space="preserve">, </w:t>
      </w:r>
      <w:r w:rsidR="00855C9B" w:rsidRPr="00E80984">
        <w:rPr>
          <w:lang w:val="en-AU" w:eastAsia="ja-JP"/>
        </w:rPr>
        <w:t xml:space="preserve">as </w:t>
      </w:r>
      <w:r w:rsidR="00EE49ED" w:rsidRPr="00E80984">
        <w:rPr>
          <w:lang w:val="en-AU" w:eastAsia="ja-JP"/>
        </w:rPr>
        <w:t xml:space="preserve">different pathway databases adopt distinct </w:t>
      </w:r>
      <w:r w:rsidR="00855C9B" w:rsidRPr="00E80984">
        <w:rPr>
          <w:lang w:val="en-AU" w:eastAsia="ja-JP"/>
        </w:rPr>
        <w:t xml:space="preserve">strategies for pathway inclusion and </w:t>
      </w:r>
      <w:proofErr w:type="spellStart"/>
      <w:r w:rsidR="00855C9B" w:rsidRPr="00E80984">
        <w:rPr>
          <w:lang w:val="en-AU" w:eastAsia="ja-JP"/>
        </w:rPr>
        <w:t>curation</w:t>
      </w:r>
      <w:proofErr w:type="spellEnd"/>
      <w:r w:rsidR="00855C9B" w:rsidRPr="00E80984">
        <w:rPr>
          <w:lang w:val="en-AU" w:eastAsia="ja-JP"/>
        </w:rPr>
        <w:t>, their content quality differs greatly</w:t>
      </w:r>
      <w:r w:rsidRPr="00E80984">
        <w:rPr>
          <w:lang w:val="en-AU" w:eastAsia="ja-JP"/>
        </w:rPr>
        <w:t xml:space="preserve">. </w:t>
      </w:r>
      <w:r w:rsidR="00D931DF" w:rsidRPr="00E80984">
        <w:rPr>
          <w:lang w:val="en-AU" w:eastAsia="ja-JP"/>
        </w:rPr>
        <w:t>In particular, s</w:t>
      </w:r>
      <w:r w:rsidR="007B4453" w:rsidRPr="00E80984">
        <w:rPr>
          <w:lang w:val="en-AU" w:eastAsia="ja-JP"/>
        </w:rPr>
        <w:t xml:space="preserve">ome databases such as </w:t>
      </w:r>
      <w:proofErr w:type="spellStart"/>
      <w:r w:rsidR="007B4453" w:rsidRPr="00E80984">
        <w:rPr>
          <w:lang w:val="en-AU" w:eastAsia="ja-JP"/>
        </w:rPr>
        <w:t>ResNet</w:t>
      </w:r>
      <w:proofErr w:type="spellEnd"/>
      <w:r w:rsidRPr="00E80984">
        <w:rPr>
          <w:lang w:val="en-AU" w:eastAsia="ja-JP"/>
        </w:rPr>
        <w:t xml:space="preserve"> were d</w:t>
      </w:r>
      <w:r w:rsidR="009B2597" w:rsidRPr="00E80984">
        <w:rPr>
          <w:lang w:val="en-AU" w:eastAsia="ja-JP"/>
        </w:rPr>
        <w:t xml:space="preserve">eveloped by electronic </w:t>
      </w:r>
      <w:proofErr w:type="spellStart"/>
      <w:r w:rsidR="009B2597" w:rsidRPr="00E80984">
        <w:rPr>
          <w:lang w:val="en-AU" w:eastAsia="ja-JP"/>
        </w:rPr>
        <w:t>curation</w:t>
      </w:r>
      <w:proofErr w:type="spellEnd"/>
      <w:r w:rsidRPr="00E80984">
        <w:rPr>
          <w:lang w:val="en-AU" w:eastAsia="ja-JP"/>
        </w:rPr>
        <w:t xml:space="preserve"> </w:t>
      </w:r>
      <w:r w:rsidR="009B2597" w:rsidRPr="00E80984">
        <w:rPr>
          <w:lang w:val="en-AU" w:eastAsia="ja-JP"/>
        </w:rPr>
        <w:t xml:space="preserve">(i.e., they use data mining algorithms </w:t>
      </w:r>
      <w:r w:rsidRPr="00E80984">
        <w:rPr>
          <w:lang w:val="en-AU" w:eastAsia="ja-JP"/>
        </w:rPr>
        <w:t>to infer functional relationships between genes</w:t>
      </w:r>
      <w:r w:rsidR="009B2597" w:rsidRPr="00E80984">
        <w:rPr>
          <w:lang w:val="en-AU" w:eastAsia="ja-JP"/>
        </w:rPr>
        <w:t>)</w:t>
      </w:r>
      <w:r w:rsidRPr="00E80984">
        <w:rPr>
          <w:lang w:val="en-AU" w:eastAsia="ja-JP"/>
        </w:rPr>
        <w:t xml:space="preserve">. Although these inferred annotations </w:t>
      </w:r>
      <w:r w:rsidR="00BD2C4F" w:rsidRPr="00E80984">
        <w:rPr>
          <w:lang w:val="en-AU" w:eastAsia="ja-JP"/>
        </w:rPr>
        <w:t>are</w:t>
      </w:r>
      <w:r w:rsidRPr="00E80984">
        <w:rPr>
          <w:lang w:val="en-AU" w:eastAsia="ja-JP"/>
        </w:rPr>
        <w:t xml:space="preserve"> useful for hypothesis generation, thei</w:t>
      </w:r>
      <w:r w:rsidR="00007870" w:rsidRPr="00E80984">
        <w:rPr>
          <w:lang w:val="en-AU" w:eastAsia="ja-JP"/>
        </w:rPr>
        <w:t>r accuracy is usually in doubt</w:t>
      </w:r>
      <w:r w:rsidR="00EE23D5" w:rsidRPr="00E80984">
        <w:rPr>
          <w:lang w:val="en-AU" w:eastAsia="ja-JP"/>
        </w:rPr>
        <w:t xml:space="preserve">, </w:t>
      </w:r>
      <w:r w:rsidR="00274F0A" w:rsidRPr="00E80984">
        <w:rPr>
          <w:lang w:val="en-AU" w:eastAsia="ja-JP"/>
        </w:rPr>
        <w:t>which has limited the use</w:t>
      </w:r>
      <w:r w:rsidR="00150095" w:rsidRPr="00E80984">
        <w:rPr>
          <w:lang w:val="en-AU" w:eastAsia="ja-JP"/>
        </w:rPr>
        <w:t>fulness</w:t>
      </w:r>
      <w:r w:rsidR="00274F0A" w:rsidRPr="00E80984">
        <w:rPr>
          <w:lang w:val="en-AU" w:eastAsia="ja-JP"/>
        </w:rPr>
        <w:t xml:space="preserve"> of </w:t>
      </w:r>
      <w:r w:rsidR="00A5188C" w:rsidRPr="00E80984">
        <w:rPr>
          <w:lang w:val="en-AU" w:eastAsia="ja-JP"/>
        </w:rPr>
        <w:t>such</w:t>
      </w:r>
      <w:r w:rsidR="00274F0A" w:rsidRPr="00E80984">
        <w:rPr>
          <w:lang w:val="en-AU" w:eastAsia="ja-JP"/>
        </w:rPr>
        <w:t xml:space="preserve"> databases</w:t>
      </w:r>
      <w:r w:rsidRPr="00E80984">
        <w:rPr>
          <w:lang w:val="en-AU" w:eastAsia="ja-JP"/>
        </w:rPr>
        <w:t xml:space="preserve"> for </w:t>
      </w:r>
      <w:r w:rsidR="00395474" w:rsidRPr="00E80984">
        <w:rPr>
          <w:lang w:val="en-AU" w:eastAsia="ja-JP"/>
        </w:rPr>
        <w:t xml:space="preserve">high-quality </w:t>
      </w:r>
      <w:r w:rsidRPr="00E80984">
        <w:rPr>
          <w:lang w:val="en-AU" w:eastAsia="ja-JP"/>
        </w:rPr>
        <w:t xml:space="preserve">pathway analysis. </w:t>
      </w:r>
      <w:r w:rsidR="007D3727" w:rsidRPr="00E80984">
        <w:rPr>
          <w:lang w:val="en-AU" w:eastAsia="ja-JP"/>
        </w:rPr>
        <w:t xml:space="preserve">By </w:t>
      </w:r>
      <w:r w:rsidR="002725AC" w:rsidRPr="00E80984">
        <w:rPr>
          <w:lang w:val="en-AU" w:eastAsia="ja-JP"/>
        </w:rPr>
        <w:t>c</w:t>
      </w:r>
      <w:r w:rsidR="007D3727" w:rsidRPr="00E80984">
        <w:rPr>
          <w:lang w:val="en-AU" w:eastAsia="ja-JP"/>
        </w:rPr>
        <w:t xml:space="preserve">ontrast, </w:t>
      </w:r>
      <w:r w:rsidR="002725AC" w:rsidRPr="00E80984">
        <w:rPr>
          <w:lang w:val="en-AU" w:eastAsia="ja-JP"/>
        </w:rPr>
        <w:t>m</w:t>
      </w:r>
      <w:r w:rsidRPr="00E80984">
        <w:rPr>
          <w:lang w:val="en-AU" w:eastAsia="ja-JP"/>
        </w:rPr>
        <w:t xml:space="preserve">any other </w:t>
      </w:r>
      <w:r w:rsidR="00455AB4" w:rsidRPr="00E80984">
        <w:rPr>
          <w:lang w:val="en-AU" w:eastAsia="ja-JP"/>
        </w:rPr>
        <w:t>databases</w:t>
      </w:r>
      <w:r w:rsidR="00FC4AA0"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t xml:space="preserve">such as </w:t>
      </w:r>
      <w:proofErr w:type="spellStart"/>
      <w:r w:rsidRPr="00E80984">
        <w:rPr>
          <w:lang w:val="en-AU" w:eastAsia="ja-JP"/>
        </w:rPr>
        <w:t>R</w:t>
      </w:r>
      <w:r w:rsidR="00DC5E80" w:rsidRPr="00E80984">
        <w:rPr>
          <w:lang w:val="en-AU" w:eastAsia="ja-JP"/>
        </w:rPr>
        <w:t>eactom</w:t>
      </w:r>
      <w:proofErr w:type="spellEnd"/>
      <w:r w:rsidR="00143A1B" w:rsidRPr="00E80984">
        <w:rPr>
          <w:lang w:val="en-AU" w:eastAsia="ja-JP"/>
        </w:rPr>
        <w:t>,</w:t>
      </w:r>
      <w:r w:rsidR="00DC5E80" w:rsidRPr="00E80984">
        <w:rPr>
          <w:lang w:val="en-AU" w:eastAsia="ja-JP"/>
        </w:rPr>
        <w:t xml:space="preserve"> </w:t>
      </w:r>
      <w:r w:rsidR="00455AB4" w:rsidRPr="00E80984">
        <w:rPr>
          <w:lang w:val="en-AU" w:eastAsia="ja-JP"/>
        </w:rPr>
        <w:t xml:space="preserve">KEGG </w:t>
      </w:r>
      <w:r w:rsidR="00FC4AA0" w:rsidRPr="00E80984">
        <w:rPr>
          <w:lang w:val="en-AU" w:eastAsia="ja-JP"/>
        </w:rPr>
        <w:t xml:space="preserve">and </w:t>
      </w:r>
      <w:proofErr w:type="spellStart"/>
      <w:r w:rsidR="00FC4AA0" w:rsidRPr="00E80984">
        <w:rPr>
          <w:lang w:val="en-AU" w:eastAsia="ja-JP"/>
        </w:rPr>
        <w:t>MetaCyc</w:t>
      </w:r>
      <w:proofErr w:type="spellEnd"/>
      <w:r w:rsidR="00143A1B" w:rsidRPr="00E80984">
        <w:rPr>
          <w:lang w:val="en-AU" w:eastAsia="ja-JP"/>
        </w:rPr>
        <w:t xml:space="preserve"> </w:t>
      </w:r>
      <w:r w:rsidR="00D01B84" w:rsidRPr="00E80984">
        <w:rPr>
          <w:lang w:val="en-AU" w:eastAsia="ja-JP"/>
        </w:rPr>
        <w:t xml:space="preserve">have </w:t>
      </w:r>
      <w:r w:rsidR="00816C0A" w:rsidRPr="00E80984">
        <w:rPr>
          <w:lang w:val="en-AU" w:eastAsia="ja-JP"/>
        </w:rPr>
        <w:t>employed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lastRenderedPageBreak/>
        <w:t xml:space="preserve">manual </w:t>
      </w:r>
      <w:proofErr w:type="spellStart"/>
      <w:r w:rsidRPr="00E80984">
        <w:rPr>
          <w:lang w:val="en-AU" w:eastAsia="ja-JP"/>
        </w:rPr>
        <w:t>curation</w:t>
      </w:r>
      <w:proofErr w:type="spellEnd"/>
      <w:r w:rsidRPr="00E80984">
        <w:rPr>
          <w:lang w:val="en-AU" w:eastAsia="ja-JP"/>
        </w:rPr>
        <w:t xml:space="preserve"> for their development</w:t>
      </w:r>
      <w:r w:rsidR="00935F14" w:rsidRPr="00E80984">
        <w:rPr>
          <w:lang w:val="en-AU" w:eastAsia="ja-JP"/>
        </w:rPr>
        <w:t xml:space="preserve"> and mainte</w:t>
      </w:r>
      <w:r w:rsidR="00D01B84" w:rsidRPr="00E80984">
        <w:rPr>
          <w:lang w:val="en-AU" w:eastAsia="ja-JP"/>
        </w:rPr>
        <w:t>nance</w:t>
      </w:r>
      <w:r w:rsidRPr="00E80984">
        <w:rPr>
          <w:lang w:val="en-AU" w:eastAsia="ja-JP"/>
        </w:rPr>
        <w:t>. Although relati</w:t>
      </w:r>
      <w:r w:rsidR="00E47756" w:rsidRPr="00E80984">
        <w:rPr>
          <w:lang w:val="en-AU" w:eastAsia="ja-JP"/>
        </w:rPr>
        <w:t xml:space="preserve">vely time-consuming, </w:t>
      </w:r>
      <w:r w:rsidR="00935F14" w:rsidRPr="00E80984">
        <w:rPr>
          <w:lang w:val="en-AU" w:eastAsia="ja-JP"/>
        </w:rPr>
        <w:t xml:space="preserve">manual </w:t>
      </w:r>
      <w:proofErr w:type="spellStart"/>
      <w:r w:rsidR="00E47756" w:rsidRPr="00E80984">
        <w:rPr>
          <w:lang w:val="en-AU" w:eastAsia="ja-JP"/>
        </w:rPr>
        <w:t>curation</w:t>
      </w:r>
      <w:proofErr w:type="spellEnd"/>
      <w:r w:rsidR="00E47756"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t>can lead to more accurate and up-to-date result</w:t>
      </w:r>
      <w:r w:rsidR="004C353C" w:rsidRPr="00E80984">
        <w:rPr>
          <w:lang w:val="en-AU" w:eastAsia="ja-JP"/>
        </w:rPr>
        <w:t>s</w:t>
      </w:r>
      <w:r w:rsidRPr="00E80984">
        <w:rPr>
          <w:lang w:val="en-AU" w:eastAsia="ja-JP"/>
        </w:rPr>
        <w:t xml:space="preserve">, which is particularly </w:t>
      </w:r>
      <w:r w:rsidR="004F4C0A" w:rsidRPr="00E80984">
        <w:rPr>
          <w:lang w:val="en-AU" w:eastAsia="ja-JP"/>
        </w:rPr>
        <w:t>useful</w:t>
      </w:r>
      <w:r w:rsidR="001C0DDD" w:rsidRPr="00E80984">
        <w:rPr>
          <w:lang w:val="en-AU" w:eastAsia="ja-JP"/>
        </w:rPr>
        <w:t xml:space="preserve"> </w:t>
      </w:r>
      <w:r w:rsidR="007C3725" w:rsidRPr="00E80984">
        <w:rPr>
          <w:lang w:val="en-AU" w:eastAsia="ja-JP"/>
        </w:rPr>
        <w:t>for pathways</w:t>
      </w:r>
      <w:r w:rsidR="001C0DDD" w:rsidRPr="00E80984">
        <w:rPr>
          <w:lang w:val="en-AU" w:eastAsia="ja-JP"/>
        </w:rPr>
        <w:t xml:space="preserve"> that are</w:t>
      </w:r>
      <w:r w:rsidRPr="00E80984">
        <w:rPr>
          <w:lang w:val="en-AU" w:eastAsia="ja-JP"/>
        </w:rPr>
        <w:t xml:space="preserve"> </w:t>
      </w:r>
      <w:r w:rsidR="0059554D" w:rsidRPr="00E80984">
        <w:rPr>
          <w:lang w:val="en-AU" w:eastAsia="ja-JP"/>
        </w:rPr>
        <w:t xml:space="preserve">complicated and/or </w:t>
      </w:r>
      <w:r w:rsidRPr="00E80984">
        <w:rPr>
          <w:lang w:val="en-AU" w:eastAsia="ja-JP"/>
        </w:rPr>
        <w:t>poorly annotated.</w:t>
      </w:r>
    </w:p>
    <w:p w14:paraId="085B8571" w14:textId="6462A315" w:rsidR="00D437A6" w:rsidRPr="00E80984" w:rsidRDefault="00766FF5" w:rsidP="005B1A4F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Second, </w:t>
      </w:r>
      <w:r w:rsidR="005D715D" w:rsidRPr="00E80984">
        <w:rPr>
          <w:lang w:val="en-AU" w:eastAsia="ja-JP"/>
        </w:rPr>
        <w:t>even for pathway databases that are manu</w:t>
      </w:r>
      <w:r w:rsidR="00E45724" w:rsidRPr="00E80984">
        <w:rPr>
          <w:lang w:val="en-AU" w:eastAsia="ja-JP"/>
        </w:rPr>
        <w:t xml:space="preserve">ally curated, </w:t>
      </w:r>
      <w:r w:rsidRPr="00E80984">
        <w:rPr>
          <w:lang w:val="en-AU" w:eastAsia="ja-JP"/>
        </w:rPr>
        <w:t xml:space="preserve">similarly named pathways </w:t>
      </w:r>
      <w:r w:rsidR="00B97591" w:rsidRPr="00E80984">
        <w:rPr>
          <w:lang w:val="en-AU" w:eastAsia="ja-JP"/>
        </w:rPr>
        <w:t>across</w:t>
      </w:r>
      <w:r w:rsidRPr="00E80984">
        <w:rPr>
          <w:lang w:val="en-AU" w:eastAsia="ja-JP"/>
        </w:rPr>
        <w:t xml:space="preserve"> </w:t>
      </w:r>
      <w:r w:rsidR="00E20676" w:rsidRPr="00E80984">
        <w:rPr>
          <w:lang w:val="en-AU" w:eastAsia="ja-JP"/>
        </w:rPr>
        <w:t>different</w:t>
      </w:r>
      <w:r w:rsidRPr="00E80984">
        <w:rPr>
          <w:lang w:val="en-AU" w:eastAsia="ja-JP"/>
        </w:rPr>
        <w:t xml:space="preserve"> databases may exhibit substantial differences in constitution, whereas differently named pathways </w:t>
      </w:r>
      <w:r w:rsidR="00E20676" w:rsidRPr="00E80984">
        <w:rPr>
          <w:lang w:val="en-AU" w:eastAsia="ja-JP"/>
        </w:rPr>
        <w:t xml:space="preserve">across databases </w:t>
      </w:r>
      <w:r w:rsidR="00CF4FDD" w:rsidRPr="00E80984">
        <w:rPr>
          <w:lang w:val="en-AU" w:eastAsia="ja-JP"/>
        </w:rPr>
        <w:t>may</w:t>
      </w:r>
      <w:r w:rsidRPr="00E80984">
        <w:rPr>
          <w:lang w:val="en-AU" w:eastAsia="ja-JP"/>
        </w:rPr>
        <w:t xml:space="preserve"> exhibit considerable overlap.</w:t>
      </w:r>
      <w:r w:rsidR="00B97591" w:rsidRPr="00E80984">
        <w:rPr>
          <w:lang w:val="en-AU" w:eastAsia="ja-JP"/>
        </w:rPr>
        <w:t xml:space="preserve"> </w:t>
      </w:r>
      <w:r w:rsidR="00F95B6D" w:rsidRPr="00E80984">
        <w:rPr>
          <w:lang w:val="en-AU" w:eastAsia="ja-JP"/>
        </w:rPr>
        <w:t xml:space="preserve">For example, </w:t>
      </w:r>
      <w:r w:rsidR="00A90486" w:rsidRPr="00E80984">
        <w:rPr>
          <w:lang w:val="en-AU" w:eastAsia="ja-JP"/>
        </w:rPr>
        <w:t xml:space="preserve">Altman et al. performed a systematic comparison between KEGG and </w:t>
      </w:r>
      <w:proofErr w:type="spellStart"/>
      <w:r w:rsidR="00A90486" w:rsidRPr="00E80984">
        <w:rPr>
          <w:lang w:val="en-AU" w:eastAsia="ja-JP"/>
        </w:rPr>
        <w:t>MetaCyc</w:t>
      </w:r>
      <w:proofErr w:type="spellEnd"/>
      <w:r w:rsidR="00A90486" w:rsidRPr="00E80984">
        <w:rPr>
          <w:lang w:val="en-AU" w:eastAsia="ja-JP"/>
        </w:rPr>
        <w:t xml:space="preserve"> databases and found many KEGG pathways </w:t>
      </w:r>
      <w:r w:rsidR="00A17361" w:rsidRPr="00E80984">
        <w:rPr>
          <w:lang w:val="en-AU" w:eastAsia="ja-JP"/>
        </w:rPr>
        <w:t xml:space="preserve">are much larger </w:t>
      </w:r>
      <w:r w:rsidR="00564A1F" w:rsidRPr="00E80984">
        <w:rPr>
          <w:lang w:val="en-AU" w:eastAsia="ja-JP"/>
        </w:rPr>
        <w:t>in size compared with</w:t>
      </w:r>
      <w:r w:rsidR="00A17361" w:rsidRPr="00E80984">
        <w:rPr>
          <w:lang w:val="en-AU" w:eastAsia="ja-JP"/>
        </w:rPr>
        <w:t xml:space="preserve"> their </w:t>
      </w:r>
      <w:proofErr w:type="spellStart"/>
      <w:r w:rsidR="00A17361" w:rsidRPr="00E80984">
        <w:rPr>
          <w:lang w:val="en-AU" w:eastAsia="ja-JP"/>
        </w:rPr>
        <w:t>MetaCyc</w:t>
      </w:r>
      <w:proofErr w:type="spellEnd"/>
      <w:r w:rsidR="00A17361" w:rsidRPr="00E80984">
        <w:rPr>
          <w:lang w:val="en-AU" w:eastAsia="ja-JP"/>
        </w:rPr>
        <w:t xml:space="preserve"> counterparts</w:t>
      </w:r>
      <w:r w:rsidR="00F50E25" w:rsidRPr="00E80984">
        <w:rPr>
          <w:lang w:val="en-AU" w:eastAsia="ja-JP"/>
        </w:rPr>
        <w:t xml:space="preserve"> </w:t>
      </w:r>
      <w:r w:rsidR="00F50E25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04334CF0-1EE6-4C6C-80F8-FAD1B451559A&lt;/uuid&gt;&lt;priority&gt;92&lt;/priority&gt;&lt;publications&gt;&lt;publication&gt;&lt;uuid&gt;891E39A2-DD10-4E64-9C2B-45C4D60BB784&lt;/uuid&gt;&lt;volume&gt;14&lt;/volume&gt;&lt;accepted_date&gt;99201303041200000000222000&lt;/accepted_date&gt;&lt;doi&gt;10.1186/1471-2105-14-112&lt;/doi&gt;&lt;startpage&gt;112&lt;/startpage&gt;&lt;publication_date&gt;99201300001200000000200000&lt;/publication_date&gt;&lt;url&gt;http://eutils.ncbi.nlm.nih.gov/entrez/eutils/elink.fcgi?dbfrom=pubmed&amp;amp;id=23530693&amp;amp;retmode=ref&amp;amp;cmd=prlinks&lt;/url&gt;&lt;type&gt;400&lt;/type&gt;&lt;title&gt;A systematic comparison of the MetaCyc and KEGG pathway databases.&lt;/title&gt;&lt;submission_date&gt;99201207061200000000222000&lt;/submission_date&gt;&lt;institution&gt;Bioinformatics Research Group, SRI International, Menlo Park, USA.&lt;/institution&gt;&lt;subtype&gt;400&lt;/subtype&gt;&lt;bundle&gt;&lt;publication&gt;&lt;publisher&gt;BioMed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Tomer&lt;/firstName&gt;&lt;lastName&gt;Altman&lt;/lastName&gt;&lt;/author&gt;&lt;author&gt;&lt;firstName&gt;Michael&lt;/firstName&gt;&lt;lastName&gt;Travers&lt;/lastName&gt;&lt;/author&gt;&lt;author&gt;&lt;firstName&gt;Anamika&lt;/firstName&gt;&lt;lastName&gt;Kothari&lt;/lastName&gt;&lt;/author&gt;&lt;author&gt;&lt;firstName&gt;Ron&lt;/firstName&gt;&lt;lastName&gt;Caspi&lt;/lastName&gt;&lt;/author&gt;&lt;author&gt;&lt;firstName&gt;Peter&lt;/firstName&gt;&lt;middleNames&gt;D&lt;/middleNames&gt;&lt;lastName&gt;Karp&lt;/lastName&gt;&lt;/author&gt;&lt;/authors&gt;&lt;/publication&gt;&lt;/publications&gt;&lt;cites&gt;&lt;/cites&gt;&lt;/citation&gt;</w:instrText>
      </w:r>
      <w:r w:rsidR="00F50E25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(80)</w:t>
      </w:r>
      <w:r w:rsidR="00F50E25" w:rsidRPr="00E80984">
        <w:rPr>
          <w:lang w:val="en-AU" w:eastAsia="ja-JP"/>
        </w:rPr>
        <w:fldChar w:fldCharType="end"/>
      </w:r>
      <w:r w:rsidR="00A17361" w:rsidRPr="00E80984">
        <w:rPr>
          <w:lang w:val="en-AU" w:eastAsia="ja-JP"/>
        </w:rPr>
        <w:t>.</w:t>
      </w:r>
      <w:r w:rsidR="00F50E25" w:rsidRPr="00E80984">
        <w:rPr>
          <w:lang w:val="en-AU" w:eastAsia="ja-JP"/>
        </w:rPr>
        <w:t xml:space="preserve"> In a more recent study, </w:t>
      </w:r>
      <w:proofErr w:type="spellStart"/>
      <w:r w:rsidR="004332B5" w:rsidRPr="00E80984">
        <w:rPr>
          <w:lang w:val="en-AU" w:eastAsia="ja-JP"/>
        </w:rPr>
        <w:t>Chowdhury</w:t>
      </w:r>
      <w:proofErr w:type="spellEnd"/>
      <w:r w:rsidR="004332B5" w:rsidRPr="00E80984">
        <w:rPr>
          <w:lang w:val="en-AU" w:eastAsia="ja-JP"/>
        </w:rPr>
        <w:t xml:space="preserve"> et al. </w:t>
      </w:r>
      <w:r w:rsidR="00294726" w:rsidRPr="00E80984">
        <w:rPr>
          <w:lang w:val="en-AU" w:eastAsia="ja-JP"/>
        </w:rPr>
        <w:t xml:space="preserve">compared 24 pathway databases, including </w:t>
      </w:r>
      <w:proofErr w:type="spellStart"/>
      <w:r w:rsidR="00294726" w:rsidRPr="00E80984">
        <w:rPr>
          <w:lang w:val="en-AU" w:eastAsia="ja-JP"/>
        </w:rPr>
        <w:t>Reacto</w:t>
      </w:r>
      <w:r w:rsidR="002F67A2" w:rsidRPr="00E80984">
        <w:rPr>
          <w:lang w:val="en-AU" w:eastAsia="ja-JP"/>
        </w:rPr>
        <w:t>me</w:t>
      </w:r>
      <w:proofErr w:type="spellEnd"/>
      <w:r w:rsidR="002F67A2" w:rsidRPr="00E80984">
        <w:rPr>
          <w:lang w:val="en-AU" w:eastAsia="ja-JP"/>
        </w:rPr>
        <w:t xml:space="preserve">, KEGG and </w:t>
      </w:r>
      <w:proofErr w:type="spellStart"/>
      <w:r w:rsidR="002F67A2" w:rsidRPr="00E80984">
        <w:rPr>
          <w:lang w:val="en-AU" w:eastAsia="ja-JP"/>
        </w:rPr>
        <w:t>MetaCyc</w:t>
      </w:r>
      <w:proofErr w:type="spellEnd"/>
      <w:r w:rsidR="002F67A2" w:rsidRPr="00E80984">
        <w:rPr>
          <w:lang w:val="en-AU" w:eastAsia="ja-JP"/>
        </w:rPr>
        <w:t xml:space="preserve">, and </w:t>
      </w:r>
      <w:r w:rsidR="00970F4C">
        <w:rPr>
          <w:lang w:val="en-AU" w:eastAsia="ja-JP"/>
        </w:rPr>
        <w:t>demonstrated</w:t>
      </w:r>
      <w:r w:rsidR="002F67A2" w:rsidRPr="00E80984">
        <w:rPr>
          <w:lang w:val="en-AU" w:eastAsia="ja-JP"/>
        </w:rPr>
        <w:t xml:space="preserve"> </w:t>
      </w:r>
      <w:r w:rsidR="00EC74D5" w:rsidRPr="00E80984">
        <w:rPr>
          <w:lang w:val="en-AU" w:eastAsia="ja-JP"/>
        </w:rPr>
        <w:t xml:space="preserve">significant </w:t>
      </w:r>
      <w:r w:rsidR="002635EB">
        <w:rPr>
          <w:lang w:val="en-AU" w:eastAsia="ja-JP"/>
        </w:rPr>
        <w:t>data heterogeneity between the</w:t>
      </w:r>
      <w:r w:rsidR="00EC74D5" w:rsidRPr="00E80984">
        <w:rPr>
          <w:lang w:val="en-AU" w:eastAsia="ja-JP"/>
        </w:rPr>
        <w:t xml:space="preserve"> databases </w:t>
      </w:r>
      <w:r w:rsidR="00EC74D5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1DA7F23-D7BF-4792-9D0B-484C4B98EFF6&lt;/uuid&gt;&lt;priority&gt;93&lt;/priority&gt;&lt;publications&gt;&lt;publication&gt;&lt;volume&gt;2015&lt;/volume&gt;&lt;publication_date&gt;99201500001200000000200000&lt;/publication_date&gt;&lt;doi&gt;10.1093/database/bau126&lt;/doi&gt;&lt;institution&gt;Chemical Engineering and Process Development Division, CSIR-National Chemical Laboratory, Dr. Homi Bhaba Road, Pune, Maharashtra 411008, India and Academy of Scientific &amp;amp; Innovative Research (AcSIR), New Delhi 110 001, India Chemical Engineering and Process Development Division, CSIR-National Chemical Laboratory, Dr. Homi Bhaba Road, Pune, Maharashtra 411008, India and Academy of Scientific &amp;amp; Innovative Research (AcSIR), New Delhi 110 001, India.&lt;/institution&gt;&lt;title&gt;Comparison of human cell signaling pathway databases--evolution, drawbacks and challenges.&lt;/title&gt;&lt;uuid&gt;48DC376E-B6A3-46E1-881F-C2FE00F5636E&lt;/uuid&gt;&lt;subtype&gt;400&lt;/subtype&gt;&lt;type&gt;400&lt;/type&gt;&lt;url&gt;http://eutils.ncbi.nlm.nih.gov/entrez/eutils/elink.fcgi?dbfrom=pubmed&amp;amp;id=25632107&amp;amp;retmode=ref&amp;amp;cmd=prlinks&lt;/url&gt;&lt;bundle&gt;&lt;publication&gt;&lt;title&gt;Database : the journal of biological databases and curation&lt;/title&gt;&lt;type&gt;-100&lt;/type&gt;&lt;subtype&gt;-100&lt;/subtype&gt;&lt;uuid&gt;E10E87A7-94CC-42F9-9814-A9D8614879BE&lt;/uuid&gt;&lt;/publication&gt;&lt;/bundle&gt;&lt;authors&gt;&lt;author&gt;&lt;firstName&gt;Saikat&lt;/firstName&gt;&lt;lastName&gt;Chowdhury&lt;/lastName&gt;&lt;/author&gt;&lt;author&gt;&lt;firstName&gt;Ram&lt;/firstName&gt;&lt;middleNames&gt;Rup&lt;/middleNames&gt;&lt;lastName&gt;Sarkar&lt;/lastName&gt;&lt;/author&gt;&lt;/authors&gt;&lt;/publication&gt;&lt;/publications&gt;&lt;cites&gt;&lt;/cites&gt;&lt;/citation&gt;</w:instrText>
      </w:r>
      <w:r w:rsidR="00EC74D5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(81)</w:t>
      </w:r>
      <w:r w:rsidR="00EC74D5" w:rsidRPr="00E80984">
        <w:rPr>
          <w:lang w:val="en-AU" w:eastAsia="ja-JP"/>
        </w:rPr>
        <w:fldChar w:fldCharType="end"/>
      </w:r>
      <w:r w:rsidR="0010369F" w:rsidRPr="00E80984">
        <w:rPr>
          <w:lang w:val="en-AU" w:eastAsia="ja-JP"/>
        </w:rPr>
        <w:t>.</w:t>
      </w:r>
    </w:p>
    <w:p w14:paraId="3A1B00B7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Calculation of gene-level statistic</w:t>
      </w:r>
    </w:p>
    <w:p w14:paraId="38F73CF4" w14:textId="07CD19B2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The </w:t>
      </w:r>
      <w:r w:rsidR="00114408" w:rsidRPr="00E80984">
        <w:rPr>
          <w:lang w:val="en-AU" w:eastAsia="ja-JP"/>
        </w:rPr>
        <w:t>second step</w:t>
      </w:r>
      <w:r w:rsidRPr="00E80984">
        <w:rPr>
          <w:lang w:val="en-AU" w:eastAsia="ja-JP"/>
        </w:rPr>
        <w:t xml:space="preserve"> is to</w:t>
      </w:r>
      <w:r w:rsidR="001C167C" w:rsidRPr="00E80984">
        <w:rPr>
          <w:lang w:val="en-AU" w:eastAsia="ja-JP"/>
        </w:rPr>
        <w:t xml:space="preserve"> compute a gene-level statistic for each gene in the same pathway.</w:t>
      </w:r>
      <w:r w:rsidRPr="00E80984">
        <w:rPr>
          <w:lang w:val="en-AU" w:eastAsia="ja-JP"/>
        </w:rPr>
        <w:t xml:space="preserve"> </w:t>
      </w:r>
      <w:commentRangeStart w:id="23"/>
      <w:r w:rsidR="001C167C" w:rsidRPr="00E80984">
        <w:rPr>
          <w:lang w:val="en-AU" w:eastAsia="ja-JP"/>
        </w:rPr>
        <w:t xml:space="preserve">This step is relatively simple, </w:t>
      </w:r>
      <w:r w:rsidRPr="00E80984">
        <w:rPr>
          <w:lang w:val="en-AU" w:eastAsia="ja-JP"/>
        </w:rPr>
        <w:t>which corresponds to</w:t>
      </w:r>
      <w:r w:rsidR="00981E9A" w:rsidRPr="00E80984">
        <w:rPr>
          <w:lang w:val="en-AU" w:eastAsia="ja-JP"/>
        </w:rPr>
        <w:t>,</w:t>
      </w:r>
      <w:r w:rsidRPr="00E80984">
        <w:rPr>
          <w:lang w:val="en-AU" w:eastAsia="ja-JP"/>
        </w:rPr>
        <w:t xml:space="preserve"> </w:t>
      </w:r>
      <w:r w:rsidR="001C167C" w:rsidRPr="00E80984">
        <w:rPr>
          <w:lang w:val="en-AU" w:eastAsia="ja-JP"/>
        </w:rPr>
        <w:t>for example</w:t>
      </w:r>
      <w:r w:rsidR="00981E9A" w:rsidRPr="00E80984">
        <w:rPr>
          <w:lang w:val="en-AU" w:eastAsia="ja-JP"/>
        </w:rPr>
        <w:t>,</w:t>
      </w:r>
      <w:r w:rsidR="001C167C" w:rsidRPr="00E80984">
        <w:rPr>
          <w:lang w:val="en-AU" w:eastAsia="ja-JP"/>
        </w:rPr>
        <w:t xml:space="preserve"> </w:t>
      </w:r>
      <w:commentRangeEnd w:id="23"/>
      <w:r w:rsidR="007F063E">
        <w:rPr>
          <w:rStyle w:val="CommentReference"/>
          <w:rFonts w:ascii="Cambria" w:hAnsi="Cambria"/>
        </w:rPr>
        <w:commentReference w:id="23"/>
      </w:r>
      <w:r w:rsidRPr="00E80984">
        <w:rPr>
          <w:lang w:val="en-AU" w:eastAsia="ja-JP"/>
        </w:rPr>
        <w:t>a differential expression analysis for individual genes in a micro</w:t>
      </w:r>
      <w:r w:rsidR="00FB46BE" w:rsidRPr="00E80984">
        <w:rPr>
          <w:lang w:val="en-AU" w:eastAsia="ja-JP"/>
        </w:rPr>
        <w:t xml:space="preserve">array experiment. </w:t>
      </w:r>
      <w:r w:rsidR="002A1230" w:rsidRPr="00E80984">
        <w:rPr>
          <w:lang w:val="en-AU" w:eastAsia="ja-JP"/>
        </w:rPr>
        <w:t>A</w:t>
      </w:r>
      <w:r w:rsidR="00854717">
        <w:rPr>
          <w:lang w:val="en-AU" w:eastAsia="ja-JP"/>
        </w:rPr>
        <w:t xml:space="preserve"> gene-level statistic can be </w:t>
      </w:r>
      <w:r w:rsidRPr="00E80984">
        <w:rPr>
          <w:lang w:val="en-AU" w:eastAsia="ja-JP"/>
        </w:rPr>
        <w:t>a t-statistic, a</w:t>
      </w:r>
      <w:r w:rsidR="00854717">
        <w:rPr>
          <w:lang w:val="en-AU" w:eastAsia="ja-JP"/>
        </w:rPr>
        <w:t xml:space="preserve"> p-value, a </w:t>
      </w:r>
      <w:r w:rsidR="004C353C" w:rsidRPr="00E80984">
        <w:rPr>
          <w:lang w:val="en-AU" w:eastAsia="ja-JP"/>
        </w:rPr>
        <w:t>signal-to-</w:t>
      </w:r>
      <w:r w:rsidRPr="00E80984">
        <w:rPr>
          <w:lang w:val="en-AU" w:eastAsia="ja-JP"/>
        </w:rPr>
        <w:t xml:space="preserve">noise ratio (mean to standard deviation ratio), a log-likelihood ratio, a fold change, or a Wilcoxon rank sum statistic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9F4C082E-337B-449D-9DC2-AA41E26DCFE0&lt;/uuid&gt;&lt;priority&gt;94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(56, 59)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. </w:t>
      </w:r>
      <w:r w:rsidR="00B67688" w:rsidRPr="00E80984">
        <w:rPr>
          <w:lang w:val="en-AU" w:eastAsia="ja-JP"/>
        </w:rPr>
        <w:t xml:space="preserve">An interesting </w:t>
      </w:r>
      <w:r w:rsidR="002D5786" w:rsidRPr="00E80984">
        <w:rPr>
          <w:lang w:val="en-AU" w:eastAsia="ja-JP"/>
        </w:rPr>
        <w:t>point</w:t>
      </w:r>
      <w:r w:rsidR="00B67688" w:rsidRPr="00E80984">
        <w:rPr>
          <w:lang w:val="en-AU" w:eastAsia="ja-JP"/>
        </w:rPr>
        <w:t xml:space="preserve"> to note is</w:t>
      </w:r>
      <w:r w:rsidRPr="00E80984">
        <w:rPr>
          <w:lang w:val="en-AU" w:eastAsia="ja-JP"/>
        </w:rPr>
        <w:t xml:space="preserve"> that the choice o</w:t>
      </w:r>
      <w:r w:rsidR="00B67688" w:rsidRPr="00E80984">
        <w:rPr>
          <w:lang w:val="en-AU" w:eastAsia="ja-JP"/>
        </w:rPr>
        <w:t xml:space="preserve">f </w:t>
      </w:r>
      <w:r w:rsidRPr="00E80984">
        <w:rPr>
          <w:lang w:val="en-AU" w:eastAsia="ja-JP"/>
        </w:rPr>
        <w:t xml:space="preserve">gene-level statistic </w:t>
      </w:r>
      <w:r w:rsidR="00B67688" w:rsidRPr="00E80984">
        <w:rPr>
          <w:lang w:val="en-AU" w:eastAsia="ja-JP"/>
        </w:rPr>
        <w:t>may have</w:t>
      </w:r>
      <w:r w:rsidRPr="00E80984">
        <w:rPr>
          <w:lang w:val="en-AU" w:eastAsia="ja-JP"/>
        </w:rPr>
        <w:t xml:space="preserve"> negligible effect on identifying significant pathways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BF87E5A9-7F8A-4884-8A6C-EDE4BBD9BF44&lt;/uuid&gt;&lt;priority&gt;95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(56)</w:t>
      </w:r>
      <w:r w:rsidRPr="00E80984">
        <w:rPr>
          <w:lang w:val="en-AU" w:eastAsia="ja-JP"/>
        </w:rPr>
        <w:fldChar w:fldCharType="end"/>
      </w:r>
      <w:r w:rsidR="00257A52" w:rsidRPr="00E80984">
        <w:rPr>
          <w:lang w:val="en-AU" w:eastAsia="ja-JP"/>
        </w:rPr>
        <w:t>.</w:t>
      </w:r>
    </w:p>
    <w:p w14:paraId="7FEA39A0" w14:textId="77777777" w:rsidR="00D437A6" w:rsidRPr="00E80984" w:rsidRDefault="00D437A6" w:rsidP="00A6455B">
      <w:pPr>
        <w:pStyle w:val="ManuscriptHeading4"/>
        <w:rPr>
          <w:lang w:val="en-AU" w:eastAsia="ja-JP"/>
        </w:rPr>
      </w:pPr>
      <w:r w:rsidRPr="00E80984">
        <w:rPr>
          <w:lang w:val="en-AU" w:eastAsia="ja-JP"/>
        </w:rPr>
        <w:t>Calculation of pathway statistic</w:t>
      </w:r>
    </w:p>
    <w:p w14:paraId="57B198EC" w14:textId="25E75657" w:rsidR="00D437A6" w:rsidRPr="00E80984" w:rsidRDefault="00C73CC4" w:rsidP="00981E9A">
      <w:pPr>
        <w:pStyle w:val="ManuscriptNormal"/>
        <w:tabs>
          <w:tab w:val="left" w:pos="8100"/>
        </w:tabs>
        <w:rPr>
          <w:b/>
          <w:bCs/>
          <w:color w:val="FF0000"/>
          <w:lang w:val="en-AU" w:eastAsia="ja-JP"/>
        </w:rPr>
      </w:pPr>
      <w:r w:rsidRPr="00E80984">
        <w:rPr>
          <w:lang w:val="en-AU"/>
        </w:rPr>
        <w:t xml:space="preserve">The next step </w:t>
      </w:r>
      <w:r w:rsidR="008B399B" w:rsidRPr="00E80984">
        <w:rPr>
          <w:lang w:val="en-AU"/>
        </w:rPr>
        <w:t xml:space="preserve">is to calculate </w:t>
      </w:r>
      <w:r w:rsidR="00D437A6" w:rsidRPr="00E80984">
        <w:rPr>
          <w:lang w:val="en-AU"/>
        </w:rPr>
        <w:t xml:space="preserve">a pathway-level statistic </w:t>
      </w:r>
      <w:r w:rsidR="00F13303" w:rsidRPr="00E80984">
        <w:rPr>
          <w:lang w:val="en-AU"/>
        </w:rPr>
        <w:t>by aggregating</w:t>
      </w:r>
      <w:r w:rsidR="008B399B" w:rsidRPr="00E80984">
        <w:rPr>
          <w:lang w:val="en-AU"/>
        </w:rPr>
        <w:t xml:space="preserve"> </w:t>
      </w:r>
      <w:r w:rsidR="00D437A6" w:rsidRPr="00E80984">
        <w:rPr>
          <w:lang w:val="en-AU"/>
        </w:rPr>
        <w:t>the gene-level</w:t>
      </w:r>
      <w:r w:rsidR="00D437A6" w:rsidRPr="00E80984">
        <w:rPr>
          <w:lang w:val="en-AU" w:eastAsia="ja-JP"/>
        </w:rPr>
        <w:t xml:space="preserve"> statistics of all </w:t>
      </w:r>
      <w:r w:rsidR="008B399B" w:rsidRPr="00E80984">
        <w:rPr>
          <w:lang w:val="en-AU" w:eastAsia="ja-JP"/>
        </w:rPr>
        <w:t xml:space="preserve">component </w:t>
      </w:r>
      <w:r w:rsidR="00D437A6" w:rsidRPr="00E80984">
        <w:rPr>
          <w:lang w:val="en-AU" w:eastAsia="ja-JP"/>
        </w:rPr>
        <w:t xml:space="preserve">genes </w:t>
      </w:r>
      <w:r w:rsidR="008B399B" w:rsidRPr="00E80984">
        <w:rPr>
          <w:lang w:val="en-AU" w:eastAsia="ja-JP"/>
        </w:rPr>
        <w:t>in a</w:t>
      </w:r>
      <w:r w:rsidR="00E14ECA" w:rsidRPr="00E80984">
        <w:rPr>
          <w:lang w:val="en-AU" w:eastAsia="ja-JP"/>
        </w:rPr>
        <w:t xml:space="preserve"> pathway. </w:t>
      </w:r>
      <w:r w:rsidR="005F78DD" w:rsidRPr="00E80984">
        <w:rPr>
          <w:lang w:val="en-AU" w:eastAsia="ja-JP"/>
        </w:rPr>
        <w:t>A pathway-level statistic</w:t>
      </w:r>
      <w:r w:rsidR="00E14ECA" w:rsidRPr="00E80984">
        <w:rPr>
          <w:lang w:val="en-AU" w:eastAsia="ja-JP"/>
        </w:rPr>
        <w:t xml:space="preserve"> can be </w:t>
      </w:r>
      <w:proofErr w:type="spellStart"/>
      <w:r w:rsidR="00195D53" w:rsidRPr="00E80984">
        <w:rPr>
          <w:lang w:val="en-AU" w:eastAsia="ja-JP"/>
        </w:rPr>
        <w:t>univariate</w:t>
      </w:r>
      <w:proofErr w:type="spellEnd"/>
      <w:r w:rsidR="002B67C0" w:rsidRPr="00E80984">
        <w:rPr>
          <w:lang w:val="en-AU" w:eastAsia="ja-JP"/>
        </w:rPr>
        <w:t xml:space="preserve">, </w:t>
      </w:r>
      <w:r w:rsidR="00C21AC1" w:rsidRPr="00E80984">
        <w:rPr>
          <w:lang w:val="en-AU" w:eastAsia="ja-JP"/>
        </w:rPr>
        <w:t xml:space="preserve">such as </w:t>
      </w:r>
      <w:r w:rsidR="00A40434" w:rsidRPr="00E80984">
        <w:rPr>
          <w:lang w:val="en-AU" w:eastAsia="ja-JP"/>
        </w:rPr>
        <w:t xml:space="preserve">the Kolmogorov-Smirnov statistic </w:t>
      </w:r>
      <w:r w:rsidR="00392745" w:rsidRPr="00E80984">
        <w:rPr>
          <w:lang w:val="en-AU" w:eastAsia="ja-JP"/>
        </w:rPr>
        <w:t>generated</w:t>
      </w:r>
      <w:r w:rsidR="00C736E8" w:rsidRPr="00E80984">
        <w:rPr>
          <w:lang w:val="en-AU" w:eastAsia="ja-JP"/>
        </w:rPr>
        <w:t xml:space="preserve"> by GSEA </w:t>
      </w:r>
      <w:r w:rsidR="00C736E8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0E0B7EF9-1379-494A-AF9A-0DAE0282FB8F&lt;/uuid&gt;&lt;priority&gt;96&lt;/priority&gt;&lt;publications&gt;&lt;publication&gt;&lt;uuid&gt;1114EE96-EAA4-4DD5-B526-84309A63D98B&lt;/uuid&gt;&lt;volume&gt;102&lt;/volume&gt;&lt;doi&gt;10.1073/pnas.0506580102&lt;/doi&gt;&lt;startpage&gt;15545&lt;/startpage&gt;&lt;publication_date&gt;99200510251200000000222000&lt;/publication_date&gt;&lt;url&gt;http://eutils.ncbi.nlm.nih.gov/entrez/eutils/elink.fcgi?dbfrom=pubmed&amp;amp;id=16199517&amp;amp;retmode=ref&amp;amp;cmd=prlinks&lt;/url&gt;&lt;citekey&gt;Subramanian:2005jt&lt;/citekey&gt;&lt;type&gt;400&lt;/type&gt;&lt;title&gt;Gene set enrichment analysis: a knowledge-based approach for interpreting genome-wide expression profiles.&lt;/title&gt;&lt;location&gt;200,8,42.3684603,-71.0874693&lt;/location&gt;&lt;institution&gt;Broad Institute of Massachusetts Institute of Technology and Harvard, 320 Charles Street, Cambridge, MA 02141, USA.&lt;/institution&gt;&lt;number&gt;43&lt;/number&gt;&lt;subtype&gt;400&lt;/subtype&gt;&lt;endpage&gt;15550&lt;/endpage&gt;&lt;bundle&gt;&lt;publication&gt;&lt;url&gt;http://www.pnas.org/&lt;/url&gt;&lt;title&gt;Proceedings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Aravind&lt;/firstName&gt;&lt;lastName&gt;Subramanian&lt;/lastName&gt;&lt;/author&gt;&lt;author&gt;&lt;firstName&gt;Pablo&lt;/firstName&gt;&lt;lastName&gt;Tamayo&lt;/lastName&gt;&lt;/author&gt;&lt;author&gt;&lt;firstName&gt;Vamsi&lt;/firstName&gt;&lt;middleNames&gt;K&lt;/middleNames&gt;&lt;lastName&gt;Mootha&lt;/lastName&gt;&lt;/author&gt;&lt;author&gt;&lt;firstName&gt;Sayan&lt;/firstName&gt;&lt;lastName&gt;Mukherjee&lt;/lastName&gt;&lt;/author&gt;&lt;author&gt;&lt;firstName&gt;Benjamin&lt;/firstName&gt;&lt;middleNames&gt;L&lt;/middleNames&gt;&lt;lastName&gt;Ebert&lt;/lastName&gt;&lt;/author&gt;&lt;author&gt;&lt;firstName&gt;Michael&lt;/firstName&gt;&lt;middleNames&gt;A&lt;/middleNames&gt;&lt;lastName&gt;Gillette&lt;/lastName&gt;&lt;/author&gt;&lt;author&gt;&lt;firstName&gt;Amanda&lt;/firstName&gt;&lt;lastName&gt;Paulovich&lt;/lastName&gt;&lt;/author&gt;&lt;author&gt;&lt;firstName&gt;Scott&lt;/firstName&gt;&lt;middleNames&gt;L&lt;/middleNames&gt;&lt;lastName&gt;Pomeroy&lt;/lastName&gt;&lt;/author&gt;&lt;author&gt;&lt;firstName&gt;Todd&lt;/firstName&gt;&lt;middleNames&gt;R&lt;/middleNames&gt;&lt;lastName&gt;Golub&lt;/lastName&gt;&lt;/author&gt;&lt;author&gt;&lt;firstName&gt;Eric&lt;/firstName&gt;&lt;middleNames&gt;S&lt;/middleNames&gt;&lt;lastName&gt;Lander&lt;/lastName&gt;&lt;/author&gt;&lt;author&gt;&lt;firstName&gt;Jill&lt;/firstName&gt;&lt;middleNames&gt;P&lt;/middleNames&gt;&lt;lastName&gt;Mesirov&lt;/lastName&gt;&lt;/author&gt;&lt;/authors&gt;&lt;/publication&gt;&lt;/publications&gt;&lt;cites&gt;&lt;/cites&gt;&lt;/citation&gt;</w:instrText>
      </w:r>
      <w:r w:rsidR="00C736E8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(70)</w:t>
      </w:r>
      <w:r w:rsidR="00C736E8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, </w:t>
      </w:r>
      <w:r w:rsidR="00A40434" w:rsidRPr="00E80984">
        <w:rPr>
          <w:lang w:val="en-AU" w:eastAsia="ja-JP"/>
        </w:rPr>
        <w:t xml:space="preserve">the </w:t>
      </w:r>
      <w:proofErr w:type="spellStart"/>
      <w:r w:rsidR="00A40434" w:rsidRPr="00E80984">
        <w:rPr>
          <w:lang w:val="en-AU" w:eastAsia="ja-JP"/>
        </w:rPr>
        <w:t>maxmean</w:t>
      </w:r>
      <w:proofErr w:type="spellEnd"/>
      <w:r w:rsidR="00A40434" w:rsidRPr="00E80984">
        <w:rPr>
          <w:lang w:val="en-AU" w:eastAsia="ja-JP"/>
        </w:rPr>
        <w:t xml:space="preserve"> </w:t>
      </w:r>
      <w:r w:rsidR="004C362A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3181DBD9-069B-4A2F-B8A1-477E6EB1F0A1&lt;/uuid&gt;&lt;priority&gt;97&lt;/priority&gt;&lt;publications&gt;&lt;publication&gt;&lt;uuid&gt;D9782184-ADA5-46CE-B086-78729EA2E700&lt;/uuid&gt;&lt;volume&gt;1&lt;/volume&gt;&lt;doi&gt;10.1214/07-AOAS101&lt;/doi&gt;&lt;startpage&gt;107&lt;/startpage&gt;&lt;publication_date&gt;99200706001200000000220000&lt;/publication_date&gt;&lt;url&gt;http://projecteuclid.org/euclid.aoas/1183143731&lt;/url&gt;&lt;citekey&gt;Efron:2007dg&lt;/citekey&gt;&lt;type&gt;400&lt;/type&gt;&lt;title&gt;On testing the significance of sets of genes&lt;/title&gt;&lt;number&gt;1&lt;/number&gt;&lt;subtype&gt;400&lt;/subtype&gt;&lt;endpage&gt;129&lt;/endpage&gt;&lt;bundle&gt;&lt;publication&gt;&lt;title&gt;The Annals of Applied Statistics&lt;/title&gt;&lt;type&gt;-100&lt;/type&gt;&lt;subtype&gt;-100&lt;/subtype&gt;&lt;uuid&gt;9E913253-98AA-4F77-BA2E-EDBDB41DC09D&lt;/uuid&gt;&lt;/publication&gt;&lt;/bundle&gt;&lt;authors&gt;&lt;author&gt;&lt;firstName&gt;Bradley&lt;/firstName&gt;&lt;lastName&gt;Efron&lt;/lastName&gt;&lt;/author&gt;&lt;author&gt;&lt;firstName&gt;Robert&lt;/firstName&gt;&lt;lastName&gt;Tibshirani&lt;/lastName&gt;&lt;/author&gt;&lt;/authors&gt;&lt;/publication&gt;&lt;/publications&gt;&lt;cites&gt;&lt;/cites&gt;&lt;/citation&gt;</w:instrText>
      </w:r>
      <w:r w:rsidR="004C362A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(82)</w:t>
      </w:r>
      <w:r w:rsidR="004C362A" w:rsidRPr="00E80984">
        <w:rPr>
          <w:lang w:val="en-AU" w:eastAsia="ja-JP"/>
        </w:rPr>
        <w:fldChar w:fldCharType="end"/>
      </w:r>
      <w:r w:rsidR="00A40434" w:rsidRPr="00E80984">
        <w:rPr>
          <w:lang w:val="en-AU" w:eastAsia="ja-JP"/>
        </w:rPr>
        <w:t xml:space="preserve"> and </w:t>
      </w:r>
      <w:r w:rsidR="0005666A" w:rsidRPr="00E80984">
        <w:rPr>
          <w:lang w:val="en-AU" w:eastAsia="ja-JP"/>
        </w:rPr>
        <w:t xml:space="preserve">the </w:t>
      </w:r>
      <w:r w:rsidR="007D5D5F" w:rsidRPr="00E80984">
        <w:rPr>
          <w:lang w:val="en-AU" w:eastAsia="ja-JP"/>
        </w:rPr>
        <w:t>Wilcoxon rank sum</w:t>
      </w:r>
      <w:r w:rsidR="00C736E8" w:rsidRPr="00E80984">
        <w:rPr>
          <w:lang w:val="en-AU" w:eastAsia="ja-JP"/>
        </w:rPr>
        <w:t xml:space="preserve"> </w:t>
      </w:r>
      <w:r w:rsidR="00C736E8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24EF4853-1F8E-4DE8-9D8F-6621F2BD1ED5&lt;/uuid&gt;&lt;priority&gt;98&lt;/priority&gt;&lt;publications&gt;&lt;publication&gt;&lt;uuid&gt;F5111551-C96B-488D-A55C-FFEEABDD95D4&lt;/uuid&gt;&lt;volume&gt;21&lt;/volume&gt;&lt;doi&gt;10.1093/bioinformatics/bti260&lt;/doi&gt;&lt;startpage&gt;1943&lt;/startpage&gt;&lt;publication_date&gt;99200505011200000000222000&lt;/publication_date&gt;&lt;url&gt;http://eutils.ncbi.nlm.nih.gov/entrez/eutils/elink.fcgi?dbfrom=pubmed&amp;amp;id=15647293&amp;amp;retmode=ref&amp;amp;cmd=prlinks&lt;/url&gt;&lt;type&gt;400&lt;/type&gt;&lt;title&gt;Significance analysis of functional categories in gene expression studies: a structured permutation approach.&lt;/title&gt;&lt;institution&gt;Department of Biostatistics, University of North Carolina at Chapel Hill, 27599-7420, USA.&lt;/institution&gt;&lt;number&gt;9&lt;/number&gt;&lt;subtype&gt;400&lt;/subtype&gt;&lt;endpage&gt;1949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William&lt;/firstName&gt;&lt;middleNames&gt;T&lt;/middleNames&gt;&lt;lastName&gt;Barry&lt;/lastName&gt;&lt;/author&gt;&lt;author&gt;&lt;firstName&gt;Andrew&lt;/firstName&gt;&lt;middleNames&gt;B&lt;/middleNames&gt;&lt;lastName&gt;Nobel&lt;/lastName&gt;&lt;/author&gt;&lt;author&gt;&lt;firstName&gt;Fred&lt;/firstName&gt;&lt;middleNames&gt;A&lt;/middleNames&gt;&lt;lastName&gt;Wright&lt;/lastName&gt;&lt;/author&gt;&lt;/authors&gt;&lt;/publication&gt;&lt;/publications&gt;&lt;cites&gt;&lt;/cites&gt;&lt;/citation&gt;</w:instrText>
      </w:r>
      <w:r w:rsidR="00C736E8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(83)</w:t>
      </w:r>
      <w:r w:rsidR="00C736E8" w:rsidRPr="00E80984">
        <w:rPr>
          <w:lang w:val="en-AU" w:eastAsia="ja-JP"/>
        </w:rPr>
        <w:fldChar w:fldCharType="end"/>
      </w:r>
      <w:r w:rsidR="00A40434" w:rsidRPr="00E80984">
        <w:rPr>
          <w:lang w:val="en-AU" w:eastAsia="ja-JP"/>
        </w:rPr>
        <w:t xml:space="preserve">, </w:t>
      </w:r>
      <w:r w:rsidR="00D437A6" w:rsidRPr="00E80984">
        <w:rPr>
          <w:lang w:val="en-AU" w:eastAsia="ja-JP"/>
        </w:rPr>
        <w:t>which disregard</w:t>
      </w:r>
      <w:r w:rsidR="00F01D08" w:rsidRPr="00E80984">
        <w:rPr>
          <w:lang w:val="en-AU" w:eastAsia="ja-JP"/>
        </w:rPr>
        <w:t>s</w:t>
      </w:r>
      <w:r w:rsidR="00D437A6" w:rsidRPr="00E80984">
        <w:rPr>
          <w:lang w:val="en-AU" w:eastAsia="ja-JP"/>
        </w:rPr>
        <w:t xml:space="preserve"> interdependencies</w:t>
      </w:r>
      <w:r w:rsidR="009A7D75" w:rsidRPr="00E80984">
        <w:rPr>
          <w:lang w:val="en-AU" w:eastAsia="ja-JP"/>
        </w:rPr>
        <w:t xml:space="preserve"> </w:t>
      </w:r>
      <w:r w:rsidR="00F51AA3" w:rsidRPr="00E80984">
        <w:rPr>
          <w:lang w:val="en-AU" w:eastAsia="ja-JP"/>
        </w:rPr>
        <w:t xml:space="preserve">(e.g., correlations)  </w:t>
      </w:r>
      <w:r w:rsidR="00D437A6" w:rsidRPr="00E80984">
        <w:rPr>
          <w:lang w:val="en-AU" w:eastAsia="ja-JP"/>
        </w:rPr>
        <w:t>among genes</w:t>
      </w:r>
      <w:r w:rsidR="0050684C" w:rsidRPr="00E80984">
        <w:rPr>
          <w:lang w:val="en-AU" w:eastAsia="ja-JP"/>
        </w:rPr>
        <w:t xml:space="preserve"> </w:t>
      </w:r>
      <w:r w:rsidR="00386651" w:rsidRPr="00E80984">
        <w:rPr>
          <w:lang w:val="en-AU" w:eastAsia="ja-JP"/>
        </w:rPr>
        <w:t>within</w:t>
      </w:r>
      <w:r w:rsidR="00227C9F" w:rsidRPr="00E80984">
        <w:rPr>
          <w:lang w:val="en-AU" w:eastAsia="ja-JP"/>
        </w:rPr>
        <w:t xml:space="preserve"> a pathway</w:t>
      </w:r>
      <w:r w:rsidR="00802C56" w:rsidRPr="00E80984">
        <w:rPr>
          <w:lang w:val="en-AU" w:eastAsia="ja-JP"/>
        </w:rPr>
        <w:t>; i</w:t>
      </w:r>
      <w:r w:rsidR="00916FCB" w:rsidRPr="00E80984">
        <w:rPr>
          <w:lang w:val="en-AU" w:eastAsia="ja-JP"/>
        </w:rPr>
        <w:t>t can also be</w:t>
      </w:r>
      <w:r w:rsidR="00626744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t xml:space="preserve"> multivariate</w:t>
      </w:r>
      <w:r w:rsidR="00B044A1" w:rsidRPr="00E80984">
        <w:rPr>
          <w:lang w:val="en-AU" w:eastAsia="ja-JP"/>
        </w:rPr>
        <w:t xml:space="preserve">, </w:t>
      </w:r>
      <w:r w:rsidR="00C21AC1" w:rsidRPr="00E80984">
        <w:rPr>
          <w:lang w:val="en-AU" w:eastAsia="ja-JP"/>
        </w:rPr>
        <w:t xml:space="preserve">such </w:t>
      </w:r>
      <w:r w:rsidR="00C21AC1" w:rsidRPr="00E80984">
        <w:rPr>
          <w:lang w:val="en-AU" w:eastAsia="ja-JP"/>
        </w:rPr>
        <w:lastRenderedPageBreak/>
        <w:t xml:space="preserve">as the </w:t>
      </w:r>
      <w:proofErr w:type="spellStart"/>
      <w:r w:rsidR="00C02603" w:rsidRPr="00E80984">
        <w:rPr>
          <w:lang w:val="en-AU" w:eastAsia="ja-JP"/>
        </w:rPr>
        <w:t>Hotelling's</w:t>
      </w:r>
      <w:proofErr w:type="spellEnd"/>
      <w:r w:rsidR="00C02603" w:rsidRPr="00E80984">
        <w:rPr>
          <w:lang w:val="en-AU" w:eastAsia="ja-JP"/>
        </w:rPr>
        <w:t xml:space="preserve"> </w:t>
      </w:r>
      <w:r w:rsidR="00C02603" w:rsidRPr="00E80984">
        <w:rPr>
          <w:i/>
          <w:lang w:val="en-AU" w:eastAsia="ja-JP"/>
        </w:rPr>
        <w:t>T</w:t>
      </w:r>
      <w:r w:rsidR="00C02603" w:rsidRPr="00E80984">
        <w:rPr>
          <w:i/>
          <w:vertAlign w:val="superscript"/>
          <w:lang w:val="en-AU" w:eastAsia="ja-JP"/>
        </w:rPr>
        <w:t>2</w:t>
      </w:r>
      <w:r w:rsidR="00C21AC1" w:rsidRPr="00E80984">
        <w:rPr>
          <w:lang w:val="en-AU" w:eastAsia="ja-JP"/>
        </w:rPr>
        <w:t xml:space="preserve"> </w:t>
      </w:r>
      <w:r w:rsidR="00981E9A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0A845A5D-C251-4DE6-8173-30AE6A2855B5&lt;/uuid&gt;&lt;priority&gt;99&lt;/priority&gt;&lt;publications&gt;&lt;publication&gt;&lt;uuid&gt;96E79B19-43AA-443C-9115-48F8F631938A&lt;/uuid&gt;&lt;volume&gt;22&lt;/volume&gt;&lt;doi&gt;10.1093/bioinformatics/btl401&lt;/doi&gt;&lt;startpage&gt;2373&lt;/startpage&gt;&lt;publication_date&gt;99200610101200000000222000&lt;/publication_date&gt;&lt;url&gt;http://bioinformatics.oxfordjournals.org/cgi/doi/10.1093/bioinformatics/btl401&lt;/url&gt;&lt;citekey&gt;Kong:2006cf&lt;/citekey&gt;&lt;type&gt;400&lt;/type&gt;&lt;title&gt;A multivariate approach for integrating genome-wide expression data and biological knowledge&lt;/title&gt;&lt;number&gt;19&lt;/number&gt;&lt;subtype&gt;400&lt;/subtype&gt;&lt;endpage&gt;2380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S&lt;/firstName&gt;&lt;middleNames&gt;W&lt;/middleNames&gt;&lt;lastName&gt;Kong&lt;/lastName&gt;&lt;/author&gt;&lt;author&gt;&lt;firstName&gt;W&lt;/firstName&gt;&lt;middleNames&gt;T&lt;/middleNames&gt;&lt;lastName&gt;Pu&lt;/lastName&gt;&lt;/author&gt;&lt;author&gt;&lt;firstName&gt;P&lt;/firstName&gt;&lt;middleNames&gt;J&lt;/middleNames&gt;&lt;lastName&gt;Park&lt;/lastName&gt;&lt;/author&gt;&lt;/authors&gt;&lt;/publication&gt;&lt;publication&gt;&lt;uuid&gt;5AC6D0D2-594B-436E-9D5F-3798E87538E1&lt;/uuid&gt;&lt;volume&gt;21&lt;/volume&gt;&lt;doi&gt;10.1093/bioinformatics/bti496&lt;/doi&gt;&lt;startpage&gt;3105&lt;/startpage&gt;&lt;publication_date&gt;99200506291200000000222000&lt;/publication_date&gt;&lt;url&gt;http://bioinformatics.oxfordjournals.org/cgi/doi/10.1093/bioinformatics/bti496&lt;/url&gt;&lt;citekey&gt;Lu:2005er&lt;/citekey&gt;&lt;type&gt;400&lt;/type&gt;&lt;title&gt;Hotelling's T2 multivariate profiling for detecting differential expression in microarrays&lt;/title&gt;&lt;number&gt;14&lt;/number&gt;&lt;subtype&gt;400&lt;/subtype&gt;&lt;endpage&gt;3113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Y&lt;/firstName&gt;&lt;lastName&gt;Lu&lt;/lastName&gt;&lt;/author&gt;&lt;author&gt;&lt;firstName&gt;P&lt;/firstName&gt;&lt;middleNames&gt;Y&lt;/middleNames&gt;&lt;lastName&gt;Liu&lt;/lastName&gt;&lt;/author&gt;&lt;author&gt;&lt;firstName&gt;P&lt;/firstName&gt;&lt;lastName&gt;Xiao&lt;/lastName&gt;&lt;/author&gt;&lt;author&gt;&lt;firstName&gt;H&lt;/firstName&gt;&lt;middleNames&gt;W&lt;/middleNames&gt;&lt;lastName&gt;Deng&lt;/lastName&gt;&lt;/author&gt;&lt;/authors&gt;&lt;/publication&gt;&lt;/publications&gt;&lt;cites&gt;&lt;/cites&gt;&lt;/citation&gt;</w:instrText>
      </w:r>
      <w:r w:rsidR="00981E9A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(84, 85)</w:t>
      </w:r>
      <w:r w:rsidR="00981E9A" w:rsidRPr="00E80984">
        <w:rPr>
          <w:lang w:val="en-AU" w:eastAsia="ja-JP"/>
        </w:rPr>
        <w:fldChar w:fldCharType="end"/>
      </w:r>
      <w:r w:rsidR="00981E9A" w:rsidRPr="00E80984">
        <w:rPr>
          <w:lang w:val="en-AU" w:eastAsia="ja-JP"/>
        </w:rPr>
        <w:t xml:space="preserve"> and the </w:t>
      </w:r>
      <w:r w:rsidR="00E3057F" w:rsidRPr="00E80984">
        <w:rPr>
          <w:lang w:val="en-AU" w:eastAsia="ja-JP"/>
        </w:rPr>
        <w:t>statistic</w:t>
      </w:r>
      <w:r w:rsidR="00981E9A" w:rsidRPr="00E80984">
        <w:rPr>
          <w:lang w:val="en-AU" w:eastAsia="ja-JP"/>
        </w:rPr>
        <w:t xml:space="preserve"> generated by </w:t>
      </w:r>
      <w:proofErr w:type="spellStart"/>
      <w:r w:rsidR="00981E9A" w:rsidRPr="00E80984">
        <w:rPr>
          <w:bCs/>
          <w:lang w:val="en-AU" w:eastAsia="ja-JP"/>
        </w:rPr>
        <w:t>GlobalANCOVA</w:t>
      </w:r>
      <w:proofErr w:type="spellEnd"/>
      <w:r w:rsidR="00981E9A" w:rsidRPr="00E80984">
        <w:rPr>
          <w:b/>
          <w:bCs/>
          <w:lang w:val="en-AU" w:eastAsia="ja-JP"/>
        </w:rPr>
        <w:t xml:space="preserve"> </w:t>
      </w:r>
      <w:r w:rsidR="00981E9A" w:rsidRPr="00E80984">
        <w:rPr>
          <w:b/>
          <w:bCs/>
          <w:lang w:val="en-AU" w:eastAsia="ja-JP"/>
        </w:rPr>
        <w:fldChar w:fldCharType="begin"/>
      </w:r>
      <w:r w:rsidR="00CA74E2">
        <w:rPr>
          <w:b/>
          <w:bCs/>
          <w:lang w:val="en-AU" w:eastAsia="ja-JP"/>
        </w:rPr>
        <w:instrText xml:space="preserve"> ADDIN PAPERS2_CITATIONS &lt;citation&gt;&lt;uuid&gt;5C3B1671-A86A-450F-98B2-3CF672E7AFB9&lt;/uuid&gt;&lt;priority&gt;100&lt;/priority&gt;&lt;publications&gt;&lt;publication&gt;&lt;uuid&gt;CA913B4D-9DCD-4495-842D-2757D228F67B&lt;/uuid&gt;&lt;volume&gt;24&lt;/volume&gt;&lt;doi&gt;10.1093/bioinformatics/btm531&lt;/doi&gt;&lt;startpage&gt;78&lt;/startpage&gt;&lt;publication_date&gt;99200712191200000000222000&lt;/publication_date&gt;&lt;url&gt;http://bioinformatics.oxfordjournals.org/cgi/doi/10.1093/bioinformatics/btm531&lt;/url&gt;&lt;citekey&gt;Hummel:2007jo&lt;/citekey&gt;&lt;type&gt;400&lt;/type&gt;&lt;title&gt;GlobalANCOVA: exploration and assessment of gene group effects&lt;/title&gt;&lt;number&gt;1&lt;/number&gt;&lt;subtype&gt;400&lt;/subtype&gt;&lt;endpage&gt;85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M&lt;/firstName&gt;&lt;lastName&gt;Hummel&lt;/lastName&gt;&lt;/author&gt;&lt;author&gt;&lt;firstName&gt;R&lt;/firstName&gt;&lt;lastName&gt;Meister&lt;/lastName&gt;&lt;/author&gt;&lt;author&gt;&lt;firstName&gt;U&lt;/firstName&gt;&lt;lastName&gt;Mansmann&lt;/lastName&gt;&lt;/author&gt;&lt;/authors&gt;&lt;/publication&gt;&lt;/publications&gt;&lt;cites&gt;&lt;/cites&gt;&lt;/citation&gt;</w:instrText>
      </w:r>
      <w:r w:rsidR="00981E9A" w:rsidRPr="00E80984">
        <w:rPr>
          <w:b/>
          <w:bCs/>
          <w:lang w:val="en-AU" w:eastAsia="ja-JP"/>
        </w:rPr>
        <w:fldChar w:fldCharType="separate"/>
      </w:r>
      <w:r w:rsidR="00CA74E2">
        <w:rPr>
          <w:lang w:eastAsia="zh-TW"/>
        </w:rPr>
        <w:t>(86)</w:t>
      </w:r>
      <w:r w:rsidR="00981E9A" w:rsidRPr="00E80984">
        <w:rPr>
          <w:b/>
          <w:bCs/>
          <w:lang w:val="en-AU" w:eastAsia="ja-JP"/>
        </w:rPr>
        <w:fldChar w:fldCharType="end"/>
      </w:r>
      <w:r w:rsidR="00195D53" w:rsidRPr="00E80984">
        <w:rPr>
          <w:lang w:val="en-AU" w:eastAsia="ja-JP"/>
        </w:rPr>
        <w:t xml:space="preserve">, </w:t>
      </w:r>
      <w:r w:rsidR="00D437A6" w:rsidRPr="00E80984">
        <w:rPr>
          <w:lang w:val="en-AU" w:eastAsia="ja-JP"/>
        </w:rPr>
        <w:t>which account</w:t>
      </w:r>
      <w:r w:rsidR="00F01D08" w:rsidRPr="00E80984">
        <w:rPr>
          <w:lang w:val="en-AU" w:eastAsia="ja-JP"/>
        </w:rPr>
        <w:t>s</w:t>
      </w:r>
      <w:r w:rsidR="00D437A6" w:rsidRPr="00E80984">
        <w:rPr>
          <w:lang w:val="en-AU" w:eastAsia="ja-JP"/>
        </w:rPr>
        <w:t xml:space="preserve"> for interdependencies among </w:t>
      </w:r>
      <w:r w:rsidR="00227C9F" w:rsidRPr="00E80984">
        <w:rPr>
          <w:lang w:val="en-AU" w:eastAsia="ja-JP"/>
        </w:rPr>
        <w:t xml:space="preserve">the </w:t>
      </w:r>
      <w:r w:rsidR="00A415F5" w:rsidRPr="00E80984">
        <w:rPr>
          <w:lang w:val="en-AU" w:eastAsia="ja-JP"/>
        </w:rPr>
        <w:t xml:space="preserve">pathway component </w:t>
      </w:r>
      <w:r w:rsidR="00D437A6" w:rsidRPr="00E80984">
        <w:rPr>
          <w:lang w:val="en-AU" w:eastAsia="ja-JP"/>
        </w:rPr>
        <w:t>genes</w:t>
      </w:r>
      <w:r w:rsidR="006642FF" w:rsidRPr="00E80984">
        <w:rPr>
          <w:lang w:val="en-AU" w:eastAsia="ja-JP"/>
        </w:rPr>
        <w:t>. There are excellent review</w:t>
      </w:r>
      <w:r w:rsidR="00453683" w:rsidRPr="00E80984">
        <w:rPr>
          <w:lang w:val="en-AU" w:eastAsia="ja-JP"/>
        </w:rPr>
        <w:t xml:space="preserve">s </w:t>
      </w:r>
      <w:r w:rsidR="00163CCF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92CD583A-D56B-452E-A967-EBC6098E2BEC&lt;/uuid&gt;&lt;priority&gt;101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publication&gt;&lt;uuid&gt;63D1ED70-8095-4D90-84AD-7EFB9F48B67D&lt;/uuid&gt;&lt;volume&gt;28&lt;/volume&gt;&lt;doi&gt;10.1016/j.tig.2012.03.004&lt;/doi&gt;&lt;startpage&gt;323&lt;/startpage&gt;&lt;publication_date&gt;99201207011200000000222000&lt;/publication_date&gt;&lt;url&gt;http://dx.doi.org/10.1016/j.tig.2012.03.004&lt;/url&gt;&lt;citekey&gt;Ramanan:2012hn&lt;/citekey&gt;&lt;type&gt;400&lt;/type&gt;&lt;title&gt;Pathway analysis of genomic data: concepts, methods, and prospects for future development&lt;/title&gt;&lt;publisher&gt;Elsevier Ltd&lt;/publisher&gt;&lt;number&gt;7&lt;/number&gt;&lt;subtype&gt;400&lt;/subtype&gt;&lt;endpage&gt;332&lt;/endpage&gt;&lt;bundle&gt;&lt;publication&gt;&lt;publisher&gt;Elsevier Ltd&lt;/publisher&gt;&lt;url&gt;http://www.cell.com/trends/genetics/&lt;/url&gt;&lt;title&gt;Trends in Genetics&lt;/title&gt;&lt;type&gt;-100&lt;/type&gt;&lt;subtype&gt;-100&lt;/subtype&gt;&lt;uuid&gt;8B4F7BA3-B146-4949-87BB-2BD689D70861&lt;/uuid&gt;&lt;/publication&gt;&lt;/bundle&gt;&lt;authors&gt;&lt;author&gt;&lt;firstName&gt;Vijay&lt;/firstName&gt;&lt;middleNames&gt;K&lt;/middleNames&gt;&lt;lastName&gt;Ramanan&lt;/lastName&gt;&lt;/author&gt;&lt;author&gt;&lt;firstName&gt;Li&lt;/firstName&gt;&lt;lastName&gt;Shen&lt;/lastName&gt;&lt;/author&gt;&lt;author&gt;&lt;firstName&gt;Jason&lt;/firstName&gt;&lt;middleNames&gt;H&lt;/middleNames&gt;&lt;lastName&gt;Moore&lt;/lastName&gt;&lt;/author&gt;&lt;author&gt;&lt;firstName&gt;Andrew&lt;/firstName&gt;&lt;middleNames&gt;J&lt;/middleNames&gt;&lt;lastName&gt;Saykin&lt;/lastName&gt;&lt;/author&gt;&lt;/authors&gt;&lt;/publication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/publications&gt;&lt;cites&gt;&lt;/cites&gt;&lt;/citation&gt;</w:instrText>
      </w:r>
      <w:r w:rsidR="00163CCF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(53, 56, 58-60)</w:t>
      </w:r>
      <w:r w:rsidR="00163CCF" w:rsidRPr="00E80984">
        <w:rPr>
          <w:lang w:val="en-AU" w:eastAsia="ja-JP"/>
        </w:rPr>
        <w:fldChar w:fldCharType="end"/>
      </w:r>
      <w:r w:rsidR="00696819" w:rsidRPr="00E80984">
        <w:rPr>
          <w:lang w:val="en-AU" w:eastAsia="ja-JP"/>
        </w:rPr>
        <w:t xml:space="preserve"> that summarise </w:t>
      </w:r>
      <w:r w:rsidR="00F60864" w:rsidRPr="00E80984">
        <w:rPr>
          <w:lang w:val="en-AU" w:eastAsia="ja-JP"/>
        </w:rPr>
        <w:t xml:space="preserve">and compare </w:t>
      </w:r>
      <w:r w:rsidR="00696819" w:rsidRPr="00E80984">
        <w:rPr>
          <w:lang w:val="en-AU" w:eastAsia="ja-JP"/>
        </w:rPr>
        <w:t>the commonly used pathway-level statistics</w:t>
      </w:r>
      <w:r w:rsidR="009B7153" w:rsidRPr="00E80984">
        <w:rPr>
          <w:lang w:val="en-AU" w:eastAsia="ja-JP"/>
        </w:rPr>
        <w:t>.</w:t>
      </w:r>
    </w:p>
    <w:p w14:paraId="534481DB" w14:textId="42E0CE34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commentRangeStart w:id="24"/>
      <w:r w:rsidRPr="00E80984">
        <w:rPr>
          <w:lang w:val="en-AU" w:eastAsia="ja-JP"/>
        </w:rPr>
        <w:t xml:space="preserve">It is natural to speculate that </w:t>
      </w:r>
      <w:r w:rsidR="00E973B6" w:rsidRPr="00E80984">
        <w:rPr>
          <w:lang w:val="en-AU" w:eastAsia="ja-JP"/>
        </w:rPr>
        <w:t xml:space="preserve">a </w:t>
      </w:r>
      <w:r w:rsidRPr="00E80984">
        <w:rPr>
          <w:lang w:val="en-AU" w:eastAsia="ja-JP"/>
        </w:rPr>
        <w:t xml:space="preserve">multivariate statistic </w:t>
      </w:r>
      <w:r w:rsidR="00927ACB" w:rsidRPr="00E80984">
        <w:rPr>
          <w:lang w:val="en-AU" w:eastAsia="ja-JP"/>
        </w:rPr>
        <w:t>may</w:t>
      </w:r>
      <w:r w:rsidRPr="00E80984">
        <w:rPr>
          <w:lang w:val="en-AU" w:eastAsia="ja-JP"/>
        </w:rPr>
        <w:t xml:space="preserve"> have a high</w:t>
      </w:r>
      <w:r w:rsidR="00825DD9" w:rsidRPr="00E80984">
        <w:rPr>
          <w:lang w:val="en-AU" w:eastAsia="ja-JP"/>
        </w:rPr>
        <w:t xml:space="preserve">er statistical power </w:t>
      </w:r>
      <w:r w:rsidR="00C73CC4" w:rsidRPr="00E80984">
        <w:rPr>
          <w:lang w:val="en-AU" w:eastAsia="ja-JP"/>
        </w:rPr>
        <w:t>than</w:t>
      </w:r>
      <w:r w:rsidRPr="00E80984">
        <w:rPr>
          <w:lang w:val="en-AU" w:eastAsia="ja-JP"/>
        </w:rPr>
        <w:t xml:space="preserve"> </w:t>
      </w:r>
      <w:r w:rsidR="004B63FE" w:rsidRPr="00E80984">
        <w:rPr>
          <w:lang w:val="en-AU" w:eastAsia="ja-JP"/>
        </w:rPr>
        <w:t xml:space="preserve">a </w:t>
      </w:r>
      <w:proofErr w:type="spellStart"/>
      <w:r w:rsidRPr="00E80984">
        <w:rPr>
          <w:lang w:val="en-AU" w:eastAsia="ja-JP"/>
        </w:rPr>
        <w:t>univariate</w:t>
      </w:r>
      <w:proofErr w:type="spellEnd"/>
      <w:r w:rsidRPr="00E80984">
        <w:rPr>
          <w:lang w:val="en-AU" w:eastAsia="ja-JP"/>
        </w:rPr>
        <w:t xml:space="preserve"> statistic</w:t>
      </w:r>
      <w:r w:rsidR="000D09C9" w:rsidRPr="00E80984">
        <w:rPr>
          <w:lang w:val="en-AU" w:eastAsia="ja-JP"/>
        </w:rPr>
        <w:t xml:space="preserve"> because the former takes more information into consideration</w:t>
      </w:r>
      <w:r w:rsidRPr="00E80984">
        <w:rPr>
          <w:lang w:val="en-AU" w:eastAsia="ja-JP"/>
        </w:rPr>
        <w:t xml:space="preserve">. </w:t>
      </w:r>
      <w:r w:rsidR="002457A2" w:rsidRPr="00E80984">
        <w:rPr>
          <w:lang w:val="en-AU" w:eastAsia="ja-JP"/>
        </w:rPr>
        <w:t>However</w:t>
      </w:r>
      <w:r w:rsidRPr="00E80984">
        <w:rPr>
          <w:lang w:val="en-AU" w:eastAsia="ja-JP"/>
        </w:rPr>
        <w:t xml:space="preserve">, </w:t>
      </w:r>
      <w:r w:rsidR="00C8160D" w:rsidRPr="00E80984">
        <w:rPr>
          <w:lang w:val="en-AU" w:eastAsia="ja-JP"/>
        </w:rPr>
        <w:t xml:space="preserve">Ackermann et al.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390434C-2031-4F1B-9507-4218D2B49292&lt;/uuid&gt;&lt;priority&gt;102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 </w:t>
      </w:r>
      <w:r w:rsidR="00DC6CDE" w:rsidRPr="00E80984">
        <w:rPr>
          <w:lang w:val="en-AU" w:eastAsia="ja-JP"/>
        </w:rPr>
        <w:t>showed</w:t>
      </w:r>
      <w:r w:rsidRPr="00E80984">
        <w:rPr>
          <w:lang w:val="en-AU" w:eastAsia="ja-JP"/>
        </w:rPr>
        <w:t xml:space="preserve"> that </w:t>
      </w:r>
      <w:proofErr w:type="spellStart"/>
      <w:r w:rsidR="0053122B" w:rsidRPr="00E80984">
        <w:rPr>
          <w:lang w:val="en-AU" w:eastAsia="ja-JP"/>
        </w:rPr>
        <w:t>univariate</w:t>
      </w:r>
      <w:proofErr w:type="spellEnd"/>
      <w:r w:rsidR="0053122B" w:rsidRPr="00E80984">
        <w:rPr>
          <w:lang w:val="en-AU" w:eastAsia="ja-JP"/>
        </w:rPr>
        <w:t xml:space="preserve"> measures</w:t>
      </w:r>
      <w:r w:rsidRPr="00E80984">
        <w:rPr>
          <w:lang w:val="en-AU" w:eastAsia="ja-JP"/>
        </w:rPr>
        <w:t xml:space="preserve"> produce </w:t>
      </w:r>
      <w:del w:id="25" w:author="Kim-Anh Le Cao" w:date="2016-01-15T15:41:00Z">
        <w:r w:rsidR="006112A6" w:rsidRPr="00E80984" w:rsidDel="004D30C3">
          <w:rPr>
            <w:lang w:val="en-AU" w:eastAsia="ja-JP"/>
          </w:rPr>
          <w:delText>pretty</w:delText>
        </w:r>
        <w:r w:rsidRPr="00E80984" w:rsidDel="004D30C3">
          <w:rPr>
            <w:lang w:val="en-AU" w:eastAsia="ja-JP"/>
          </w:rPr>
          <w:delText xml:space="preserve"> good</w:delText>
        </w:r>
      </w:del>
      <w:ins w:id="26" w:author="Kim-Anh Le Cao" w:date="2016-01-15T15:41:00Z">
        <w:r w:rsidR="004D30C3">
          <w:rPr>
            <w:lang w:val="en-AU" w:eastAsia="ja-JP"/>
          </w:rPr>
          <w:t>satisfying</w:t>
        </w:r>
      </w:ins>
      <w:r w:rsidRPr="00E80984">
        <w:rPr>
          <w:lang w:val="en-AU" w:eastAsia="ja-JP"/>
        </w:rPr>
        <w:t xml:space="preserve"> results, whereas the result</w:t>
      </w:r>
      <w:r w:rsidR="00C212F0" w:rsidRPr="00E80984">
        <w:rPr>
          <w:lang w:val="en-AU" w:eastAsia="ja-JP"/>
        </w:rPr>
        <w:t>s</w:t>
      </w:r>
      <w:r w:rsidRPr="00E80984">
        <w:rPr>
          <w:lang w:val="en-AU" w:eastAsia="ja-JP"/>
        </w:rPr>
        <w:t xml:space="preserve"> based on </w:t>
      </w:r>
      <w:r w:rsidR="00C8160D" w:rsidRPr="00E80984">
        <w:rPr>
          <w:lang w:val="en-AU" w:eastAsia="ja-JP"/>
        </w:rPr>
        <w:t>multivariate</w:t>
      </w:r>
      <w:r w:rsidR="0053122B" w:rsidRPr="00E80984">
        <w:rPr>
          <w:lang w:val="en-AU" w:eastAsia="ja-JP"/>
        </w:rPr>
        <w:t xml:space="preserve"> statistics</w:t>
      </w:r>
      <w:r w:rsidR="00C212F0" w:rsidRPr="00E80984">
        <w:rPr>
          <w:lang w:val="en-AU" w:eastAsia="ja-JP"/>
        </w:rPr>
        <w:t xml:space="preserve"> </w:t>
      </w:r>
      <w:del w:id="27" w:author="Kim-Anh Le Cao" w:date="2016-01-15T15:41:00Z">
        <w:r w:rsidR="00C212F0" w:rsidRPr="00E80984" w:rsidDel="004D30C3">
          <w:rPr>
            <w:lang w:val="en-AU" w:eastAsia="ja-JP"/>
          </w:rPr>
          <w:delText>are</w:delText>
        </w:r>
        <w:r w:rsidRPr="00E80984" w:rsidDel="004D30C3">
          <w:rPr>
            <w:lang w:val="en-AU" w:eastAsia="ja-JP"/>
          </w:rPr>
          <w:delText xml:space="preserve"> not</w:delText>
        </w:r>
      </w:del>
      <w:ins w:id="28" w:author="Kim-Anh Le Cao" w:date="2016-01-15T15:41:00Z">
        <w:r w:rsidR="004D30C3">
          <w:rPr>
            <w:lang w:val="en-AU" w:eastAsia="ja-JP"/>
          </w:rPr>
          <w:t>were found not</w:t>
        </w:r>
      </w:ins>
      <w:r w:rsidRPr="00E80984">
        <w:rPr>
          <w:lang w:val="en-AU" w:eastAsia="ja-JP"/>
        </w:rPr>
        <w:t xml:space="preserve"> as reliable as </w:t>
      </w:r>
      <w:r w:rsidR="00DE3EF9" w:rsidRPr="00E80984">
        <w:rPr>
          <w:lang w:val="en-AU" w:eastAsia="ja-JP"/>
        </w:rPr>
        <w:t>those</w:t>
      </w:r>
      <w:r w:rsidR="00C07187" w:rsidRPr="00E80984">
        <w:rPr>
          <w:lang w:val="en-AU" w:eastAsia="ja-JP"/>
        </w:rPr>
        <w:t xml:space="preserve"> based on </w:t>
      </w:r>
      <w:proofErr w:type="spellStart"/>
      <w:r w:rsidR="007C2AD7" w:rsidRPr="00E80984">
        <w:rPr>
          <w:lang w:val="en-AU" w:eastAsia="ja-JP"/>
        </w:rPr>
        <w:t>univariate</w:t>
      </w:r>
      <w:proofErr w:type="spellEnd"/>
      <w:r w:rsidRPr="00E80984">
        <w:rPr>
          <w:lang w:val="en-AU" w:eastAsia="ja-JP"/>
        </w:rPr>
        <w:t xml:space="preserve"> </w:t>
      </w:r>
      <w:r w:rsidR="00C8160D" w:rsidRPr="00E80984">
        <w:rPr>
          <w:lang w:val="en-AU" w:eastAsia="ja-JP"/>
        </w:rPr>
        <w:t>statistics</w:t>
      </w:r>
      <w:r w:rsidRPr="00E80984">
        <w:rPr>
          <w:lang w:val="en-AU" w:eastAsia="ja-JP"/>
        </w:rPr>
        <w:t xml:space="preserve">. </w:t>
      </w:r>
      <w:r w:rsidR="00012FB4" w:rsidRPr="00E80984">
        <w:rPr>
          <w:lang w:val="en-AU" w:eastAsia="ja-JP"/>
        </w:rPr>
        <w:t>Moreover</w:t>
      </w:r>
      <w:r w:rsidR="00853F88" w:rsidRPr="00E80984">
        <w:rPr>
          <w:lang w:val="en-AU" w:eastAsia="ja-JP"/>
        </w:rPr>
        <w:t xml:space="preserve">, </w:t>
      </w:r>
      <w:proofErr w:type="spellStart"/>
      <w:r w:rsidRPr="00E80984">
        <w:rPr>
          <w:lang w:val="en-AU" w:eastAsia="ja-JP"/>
        </w:rPr>
        <w:t>Glazko</w:t>
      </w:r>
      <w:proofErr w:type="spellEnd"/>
      <w:r w:rsidRPr="00E80984">
        <w:rPr>
          <w:lang w:val="en-AU" w:eastAsia="ja-JP"/>
        </w:rPr>
        <w:t xml:space="preserve"> </w:t>
      </w:r>
      <w:r w:rsidRPr="00E80984">
        <w:rPr>
          <w:i/>
          <w:lang w:val="en-AU" w:eastAsia="ja-JP"/>
        </w:rPr>
        <w:t>et al</w:t>
      </w:r>
      <w:r w:rsidR="00774A49" w:rsidRPr="00E80984">
        <w:rPr>
          <w:lang w:val="en-AU" w:eastAsia="ja-JP"/>
        </w:rPr>
        <w:t>.</w:t>
      </w:r>
      <w:r w:rsidRPr="00E80984">
        <w:rPr>
          <w:lang w:val="en-AU" w:eastAsia="ja-JP"/>
        </w:rPr>
        <w:t xml:space="preserve"> found that </w:t>
      </w:r>
      <w:r w:rsidR="00012FB4" w:rsidRPr="00E80984">
        <w:rPr>
          <w:lang w:val="en-AU" w:eastAsia="ja-JP"/>
        </w:rPr>
        <w:t xml:space="preserve">although </w:t>
      </w:r>
      <w:r w:rsidRPr="00E80984">
        <w:rPr>
          <w:lang w:val="en-AU" w:eastAsia="ja-JP"/>
        </w:rPr>
        <w:t xml:space="preserve">multivariate statistics had a higher statistical power than </w:t>
      </w:r>
      <w:proofErr w:type="spellStart"/>
      <w:r w:rsidRPr="00E80984">
        <w:rPr>
          <w:lang w:val="en-AU" w:eastAsia="ja-JP"/>
        </w:rPr>
        <w:t>univariate</w:t>
      </w:r>
      <w:proofErr w:type="spellEnd"/>
      <w:r w:rsidRPr="00E80984">
        <w:rPr>
          <w:lang w:val="en-AU" w:eastAsia="ja-JP"/>
        </w:rPr>
        <w:t xml:space="preserve"> statistics</w:t>
      </w:r>
      <w:r w:rsidR="00012FB4" w:rsidRPr="00E80984">
        <w:rPr>
          <w:lang w:val="en-AU" w:eastAsia="ja-JP"/>
        </w:rPr>
        <w:t xml:space="preserve"> on simulated data,</w:t>
      </w:r>
      <w:r w:rsidRPr="00E80984">
        <w:rPr>
          <w:lang w:val="en-AU" w:eastAsia="ja-JP"/>
        </w:rPr>
        <w:t xml:space="preserve"> when applied to real biological data, </w:t>
      </w:r>
      <w:proofErr w:type="spellStart"/>
      <w:r w:rsidRPr="00E80984">
        <w:rPr>
          <w:lang w:val="en-AU" w:eastAsia="ja-JP"/>
        </w:rPr>
        <w:t>univariate</w:t>
      </w:r>
      <w:proofErr w:type="spellEnd"/>
      <w:r w:rsidRPr="00E80984">
        <w:rPr>
          <w:lang w:val="en-AU" w:eastAsia="ja-JP"/>
        </w:rPr>
        <w:t xml:space="preserve"> statistics showed mo</w:t>
      </w:r>
      <w:r w:rsidR="00012FB4" w:rsidRPr="00E80984">
        <w:rPr>
          <w:lang w:val="en-AU" w:eastAsia="ja-JP"/>
        </w:rPr>
        <w:t xml:space="preserve">re power at stringent </w:t>
      </w:r>
      <w:proofErr w:type="spellStart"/>
      <w:r w:rsidR="00012FB4" w:rsidRPr="00E80984">
        <w:rPr>
          <w:lang w:val="en-AU" w:eastAsia="ja-JP"/>
        </w:rPr>
        <w:t>cutoffs</w:t>
      </w:r>
      <w:proofErr w:type="spellEnd"/>
      <w:r w:rsidR="00012FB4" w:rsidRPr="00E80984">
        <w:rPr>
          <w:lang w:val="en-AU" w:eastAsia="ja-JP"/>
        </w:rPr>
        <w:t xml:space="preserve"> </w:t>
      </w:r>
      <w:r w:rsidR="008704C9" w:rsidRPr="00E80984">
        <w:rPr>
          <w:lang w:val="en-AU" w:eastAsia="ja-JP"/>
        </w:rPr>
        <w:t>(p</w:t>
      </w:r>
      <w:r w:rsidRPr="00E80984">
        <w:rPr>
          <w:lang w:val="en-AU" w:eastAsia="ja-JP"/>
        </w:rPr>
        <w:t xml:space="preserve">-value </w:t>
      </w:r>
      <w:r w:rsidR="001F101F" w:rsidRPr="00E80984">
        <w:rPr>
          <w:lang w:val="en-AU" w:eastAsia="ja-JP"/>
        </w:rPr>
        <w:t xml:space="preserve">≤ 0.001), and equal power </w:t>
      </w:r>
      <w:r w:rsidRPr="00E80984">
        <w:rPr>
          <w:lang w:val="en-AU" w:eastAsia="ja-JP"/>
        </w:rPr>
        <w:t xml:space="preserve">at less stringent </w:t>
      </w:r>
      <w:proofErr w:type="spellStart"/>
      <w:r w:rsidRPr="00E80984">
        <w:rPr>
          <w:lang w:val="en-AU" w:eastAsia="ja-JP"/>
        </w:rPr>
        <w:t>cutoffs</w:t>
      </w:r>
      <w:proofErr w:type="spellEnd"/>
      <w:r w:rsidRPr="00E80984">
        <w:rPr>
          <w:lang w:val="en-AU" w:eastAsia="ja-JP"/>
        </w:rPr>
        <w:t xml:space="preserve"> (p-value ≤ 0.05) </w:t>
      </w:r>
      <w:r w:rsidR="00012FB4" w:rsidRPr="00E80984">
        <w:rPr>
          <w:lang w:val="en-AU" w:eastAsia="ja-JP"/>
        </w:rPr>
        <w:t>[</w:t>
      </w:r>
      <w:r w:rsidR="00012FB4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D4017E0E-D8B7-4C8D-A36E-811A84026B8A&lt;/uuid&gt;&lt;priority&gt;103&lt;/priority&gt;&lt;publications&gt;&lt;publication&gt;&lt;uuid&gt;58D3F6A9-71BA-43F5-B7C1-5C075C0FBE69&lt;/uuid&gt;&lt;volume&gt;25&lt;/volume&gt;&lt;doi&gt;10.1093/bioinformatics/btp406&lt;/doi&gt;&lt;startpage&gt;2348&lt;/startpage&gt;&lt;publication_date&gt;99200908311200000000222000&lt;/publication_date&gt;&lt;url&gt;http://bioinformatics.oxfordjournals.org/cgi/doi/10.1093/bioinformatics/btp406&lt;/url&gt;&lt;citekey&gt;Glazko:2009dt&lt;/citekey&gt;&lt;type&gt;400&lt;/type&gt;&lt;title&gt;Unite and conquer: univariate and multivariate approaches for finding differentially expressed gene sets&lt;/title&gt;&lt;number&gt;18&lt;/number&gt;&lt;subtype&gt;400&lt;/subtype&gt;&lt;endpage&gt;2354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G&lt;/firstName&gt;&lt;middleNames&gt;V&lt;/middleNames&gt;&lt;lastName&gt;Glazko&lt;/lastName&gt;&lt;/author&gt;&lt;author&gt;&lt;firstName&gt;F&lt;/firstName&gt;&lt;lastName&gt;Emmert-Streib&lt;/lastName&gt;&lt;/author&gt;&lt;/authors&gt;&lt;/publication&gt;&lt;/publications&gt;&lt;cites&gt;&lt;/cites&gt;&lt;/citation&gt;</w:instrText>
      </w:r>
      <w:r w:rsidR="00012FB4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(87)</w:t>
      </w:r>
      <w:r w:rsidR="00012FB4" w:rsidRPr="00E80984">
        <w:rPr>
          <w:lang w:val="en-AU" w:eastAsia="ja-JP"/>
        </w:rPr>
        <w:fldChar w:fldCharType="end"/>
      </w:r>
      <w:r w:rsidR="00012FB4" w:rsidRPr="00E80984">
        <w:rPr>
          <w:lang w:val="en-AU" w:eastAsia="ja-JP"/>
        </w:rPr>
        <w:t xml:space="preserve">; reviewed in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C85E5364-2CE6-47AA-A162-55CC328720F7&lt;/uuid&gt;&lt;priority&gt;104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(58)</w:t>
      </w:r>
      <w:r w:rsidRPr="00E80984">
        <w:rPr>
          <w:lang w:val="en-AU" w:eastAsia="ja-JP"/>
        </w:rPr>
        <w:fldChar w:fldCharType="end"/>
      </w:r>
      <w:r w:rsidR="00012FB4" w:rsidRPr="00E80984">
        <w:rPr>
          <w:lang w:val="en-AU" w:eastAsia="ja-JP"/>
        </w:rPr>
        <w:t>]</w:t>
      </w:r>
      <w:r w:rsidRPr="00E80984">
        <w:rPr>
          <w:lang w:val="en-AU" w:eastAsia="ja-JP"/>
        </w:rPr>
        <w:t xml:space="preserve">. </w:t>
      </w:r>
      <w:r w:rsidR="00864E6C" w:rsidRPr="00E80984">
        <w:rPr>
          <w:lang w:val="en-AU" w:eastAsia="ja-JP"/>
        </w:rPr>
        <w:t>Considering</w:t>
      </w:r>
      <w:r w:rsidRPr="00E80984">
        <w:rPr>
          <w:lang w:val="en-AU" w:eastAsia="ja-JP"/>
        </w:rPr>
        <w:t xml:space="preserve"> </w:t>
      </w:r>
      <w:r w:rsidR="00BF50AA">
        <w:rPr>
          <w:lang w:val="en-AU" w:eastAsia="ja-JP"/>
        </w:rPr>
        <w:t xml:space="preserve">that </w:t>
      </w:r>
      <w:r w:rsidRPr="00E80984">
        <w:rPr>
          <w:lang w:val="en-AU" w:eastAsia="ja-JP"/>
        </w:rPr>
        <w:t>multivariate statistics are generally much more computational</w:t>
      </w:r>
      <w:r w:rsidR="00BE379A" w:rsidRPr="00E80984">
        <w:rPr>
          <w:lang w:val="en-AU" w:eastAsia="ja-JP"/>
        </w:rPr>
        <w:t>ly</w:t>
      </w:r>
      <w:r w:rsidRPr="00E80984">
        <w:rPr>
          <w:lang w:val="en-AU" w:eastAsia="ja-JP"/>
        </w:rPr>
        <w:t xml:space="preserve"> expensive, </w:t>
      </w:r>
      <w:proofErr w:type="spellStart"/>
      <w:r w:rsidR="00A65B78" w:rsidRPr="00E80984">
        <w:rPr>
          <w:lang w:val="en-AU" w:eastAsia="ja-JP"/>
        </w:rPr>
        <w:t>univariate</w:t>
      </w:r>
      <w:proofErr w:type="spellEnd"/>
      <w:r w:rsidR="00A65B78" w:rsidRPr="00E80984">
        <w:rPr>
          <w:lang w:val="en-AU" w:eastAsia="ja-JP"/>
        </w:rPr>
        <w:t xml:space="preserve"> statistics</w:t>
      </w:r>
      <w:r w:rsidR="00716C1D" w:rsidRPr="00E80984">
        <w:rPr>
          <w:lang w:val="en-AU" w:eastAsia="ja-JP"/>
        </w:rPr>
        <w:t xml:space="preserve"> are favoured in</w:t>
      </w:r>
      <w:r w:rsidR="00A65B78" w:rsidRPr="00E80984">
        <w:rPr>
          <w:lang w:val="en-AU" w:eastAsia="ja-JP"/>
        </w:rPr>
        <w:t xml:space="preserve"> the current pathway analysis </w:t>
      </w:r>
      <w:r w:rsidR="002B4667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21DDFE89-F8D7-4F7E-A9A1-EC19FA77E865&lt;/uuid&gt;&lt;priority&gt;105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="002B4667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(56, 58)</w:t>
      </w:r>
      <w:r w:rsidR="002B4667" w:rsidRPr="00E80984">
        <w:rPr>
          <w:lang w:val="en-AU" w:eastAsia="ja-JP"/>
        </w:rPr>
        <w:fldChar w:fldCharType="end"/>
      </w:r>
      <w:r w:rsidR="008704C9" w:rsidRPr="00E80984">
        <w:rPr>
          <w:lang w:val="en-AU" w:eastAsia="ja-JP"/>
        </w:rPr>
        <w:t>.</w:t>
      </w:r>
      <w:commentRangeEnd w:id="24"/>
      <w:r w:rsidR="004D30C3">
        <w:rPr>
          <w:rStyle w:val="CommentReference"/>
          <w:rFonts w:ascii="Cambria" w:hAnsi="Cambria"/>
        </w:rPr>
        <w:commentReference w:id="24"/>
      </w:r>
    </w:p>
    <w:p w14:paraId="06368C86" w14:textId="3C2C5CE7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Regardless of the difference</w:t>
      </w:r>
      <w:r w:rsidR="000273F5">
        <w:rPr>
          <w:lang w:val="en-AU" w:eastAsia="ja-JP"/>
        </w:rPr>
        <w:t>s</w:t>
      </w:r>
      <w:r w:rsidRPr="00E80984">
        <w:rPr>
          <w:lang w:val="en-AU" w:eastAsia="ja-JP"/>
        </w:rPr>
        <w:t xml:space="preserve"> between </w:t>
      </w:r>
      <w:proofErr w:type="spellStart"/>
      <w:r w:rsidRPr="00E80984">
        <w:rPr>
          <w:lang w:val="en-AU" w:eastAsia="ja-JP"/>
        </w:rPr>
        <w:t>univariate</w:t>
      </w:r>
      <w:proofErr w:type="spellEnd"/>
      <w:r w:rsidRPr="00E80984">
        <w:rPr>
          <w:lang w:val="en-AU" w:eastAsia="ja-JP"/>
        </w:rPr>
        <w:t xml:space="preserve"> and multivariate</w:t>
      </w:r>
      <w:r w:rsidR="002B4667" w:rsidRPr="00E80984">
        <w:rPr>
          <w:lang w:val="en-AU" w:eastAsia="ja-JP"/>
        </w:rPr>
        <w:t xml:space="preserve"> statistics</w:t>
      </w:r>
      <w:r w:rsidRPr="00E80984">
        <w:rPr>
          <w:lang w:val="en-AU" w:eastAsia="ja-JP"/>
        </w:rPr>
        <w:t xml:space="preserve">, the power of a pathway statistic </w:t>
      </w:r>
      <w:r w:rsidR="00733499" w:rsidRPr="00E80984">
        <w:rPr>
          <w:lang w:val="en-AU" w:eastAsia="ja-JP"/>
        </w:rPr>
        <w:t xml:space="preserve">is </w:t>
      </w:r>
      <w:r w:rsidR="00A30DEB" w:rsidRPr="00E80984">
        <w:rPr>
          <w:lang w:val="en-AU" w:eastAsia="ja-JP"/>
        </w:rPr>
        <w:t xml:space="preserve">largely </w:t>
      </w:r>
      <w:r w:rsidR="00733499" w:rsidRPr="00E80984">
        <w:rPr>
          <w:lang w:val="en-AU" w:eastAsia="ja-JP"/>
        </w:rPr>
        <w:t>determined by</w:t>
      </w:r>
      <w:r w:rsidRPr="00E80984">
        <w:rPr>
          <w:lang w:val="en-AU" w:eastAsia="ja-JP"/>
        </w:rPr>
        <w:t xml:space="preserve"> the proportion of </w:t>
      </w:r>
      <w:r w:rsidR="00133F63" w:rsidRPr="00E80984">
        <w:rPr>
          <w:lang w:val="en-AU" w:eastAsia="ja-JP"/>
        </w:rPr>
        <w:t>DE</w:t>
      </w:r>
      <w:r w:rsidRPr="00E80984">
        <w:rPr>
          <w:lang w:val="en-AU" w:eastAsia="ja-JP"/>
        </w:rPr>
        <w:t xml:space="preserve"> genes within the pathway, the size of the pathway and the strength of correlation</w:t>
      </w:r>
      <w:r w:rsidR="007C13C5" w:rsidRPr="00E80984">
        <w:rPr>
          <w:lang w:val="en-AU" w:eastAsia="ja-JP"/>
        </w:rPr>
        <w:t>s</w:t>
      </w:r>
      <w:r w:rsidRPr="00E80984">
        <w:rPr>
          <w:lang w:val="en-AU" w:eastAsia="ja-JP"/>
        </w:rPr>
        <w:t xml:space="preserve"> between </w:t>
      </w:r>
      <w:r w:rsidR="007C13C5" w:rsidRPr="00E80984">
        <w:rPr>
          <w:lang w:val="en-AU" w:eastAsia="ja-JP"/>
        </w:rPr>
        <w:t xml:space="preserve">the </w:t>
      </w:r>
      <w:r w:rsidRPr="00E80984">
        <w:rPr>
          <w:lang w:val="en-AU" w:eastAsia="ja-JP"/>
        </w:rPr>
        <w:t>genes in the pathway</w:t>
      </w:r>
      <w:r w:rsidR="00E64620" w:rsidRPr="00E80984">
        <w:rPr>
          <w:lang w:val="en-AU" w:eastAsia="ja-JP"/>
        </w:rPr>
        <w:t xml:space="preserve"> </w:t>
      </w:r>
      <w:r w:rsidR="00E64620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C2F4FC33-F128-4389-9FAF-6CE16AE0F87E&lt;/uuid&gt;&lt;priority&gt;106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="00E64620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(58)</w:t>
      </w:r>
      <w:r w:rsidR="00E64620" w:rsidRPr="00E80984">
        <w:rPr>
          <w:lang w:val="en-AU" w:eastAsia="ja-JP"/>
        </w:rPr>
        <w:fldChar w:fldCharType="end"/>
      </w:r>
      <w:r w:rsidR="001D0A44" w:rsidRPr="00E80984">
        <w:rPr>
          <w:lang w:val="en-AU" w:eastAsia="ja-JP"/>
        </w:rPr>
        <w:t>.</w:t>
      </w:r>
    </w:p>
    <w:p w14:paraId="6C93B2F2" w14:textId="56B509F4" w:rsidR="00D437A6" w:rsidRPr="00E80984" w:rsidRDefault="00D437A6" w:rsidP="00A87260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Estimation of si</w:t>
      </w:r>
      <w:r w:rsidR="008C68EF" w:rsidRPr="00E80984">
        <w:rPr>
          <w:lang w:val="en-AU" w:eastAsia="ja-JP"/>
        </w:rPr>
        <w:t>gnificance of pathway statistic</w:t>
      </w:r>
    </w:p>
    <w:p w14:paraId="7944D0BE" w14:textId="27EC1461" w:rsidR="00D437A6" w:rsidRPr="00E80984" w:rsidRDefault="00122961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A further</w:t>
      </w:r>
      <w:r w:rsidR="00925E5E" w:rsidRPr="00E80984">
        <w:rPr>
          <w:lang w:val="en-AU" w:eastAsia="ja-JP"/>
        </w:rPr>
        <w:t xml:space="preserve"> step</w:t>
      </w:r>
      <w:r w:rsidR="00D437A6" w:rsidRPr="00E80984">
        <w:rPr>
          <w:lang w:val="en-AU" w:eastAsia="ja-JP"/>
        </w:rPr>
        <w:t xml:space="preserve"> is to estimate the statistical significance of the pathway statistic </w:t>
      </w:r>
      <w:r w:rsidR="002F1C13" w:rsidRPr="00E80984">
        <w:rPr>
          <w:lang w:val="en-AU" w:eastAsia="ja-JP"/>
        </w:rPr>
        <w:t xml:space="preserve">calculated in the previous step. </w:t>
      </w:r>
      <w:r w:rsidR="00E95B3D" w:rsidRPr="00E80984">
        <w:rPr>
          <w:lang w:val="en-AU" w:eastAsia="ja-JP"/>
        </w:rPr>
        <w:t>The result of this step strongly depends</w:t>
      </w:r>
      <w:r w:rsidR="00D437A6" w:rsidRPr="00E80984">
        <w:rPr>
          <w:lang w:val="en-AU" w:eastAsia="ja-JP"/>
        </w:rPr>
        <w:t xml:space="preserve"> on the choice of null hypothesis. </w:t>
      </w:r>
      <w:r w:rsidR="00925E5E" w:rsidRPr="00E80984">
        <w:rPr>
          <w:lang w:val="en-AU" w:eastAsia="ja-JP"/>
        </w:rPr>
        <w:t>A</w:t>
      </w:r>
      <w:r w:rsidR="00D437A6" w:rsidRPr="00E80984">
        <w:rPr>
          <w:lang w:val="en-AU" w:eastAsia="ja-JP"/>
        </w:rPr>
        <w:t xml:space="preserve">s </w:t>
      </w:r>
      <w:r w:rsidR="00925E5E" w:rsidRPr="00E80984">
        <w:rPr>
          <w:lang w:val="en-AU" w:eastAsia="ja-JP"/>
        </w:rPr>
        <w:t xml:space="preserve">first </w:t>
      </w:r>
      <w:r w:rsidR="00D437A6" w:rsidRPr="00E80984">
        <w:rPr>
          <w:lang w:val="en-AU" w:eastAsia="ja-JP"/>
        </w:rPr>
        <w:t xml:space="preserve">defined by </w:t>
      </w:r>
      <w:proofErr w:type="spellStart"/>
      <w:r w:rsidR="00D437A6" w:rsidRPr="00E80984">
        <w:rPr>
          <w:lang w:val="en-AU" w:eastAsia="ja-JP"/>
        </w:rPr>
        <w:t>Tian</w:t>
      </w:r>
      <w:proofErr w:type="spellEnd"/>
      <w:r w:rsidR="00D437A6" w:rsidRPr="00E80984">
        <w:rPr>
          <w:lang w:val="en-AU" w:eastAsia="ja-JP"/>
        </w:rPr>
        <w:t xml:space="preserve"> et al.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465D0573-7238-4C7B-A4EF-150274AA72A6&lt;/uuid&gt;&lt;priority&gt;107&lt;/priority&gt;&lt;publications&gt;&lt;publication&gt;&lt;uuid&gt;3C7CA641-0C55-4AD8-A2CC-D7424D49E8E7&lt;/uuid&gt;&lt;volume&gt;102&lt;/volume&gt;&lt;doi&gt;10.1073/pnas.0506577102&lt;/doi&gt;&lt;startpage&gt;13544&lt;/startpage&gt;&lt;publication_date&gt;99200509201200000000222000&lt;/publication_date&gt;&lt;url&gt;http://www.pnas.org/content/102/38/13544.full.pdf+html&lt;/url&gt;&lt;citekey&gt;Anonymous:E-9zSf6I&lt;/citekey&gt;&lt;type&gt;400&lt;/type&gt;&lt;title&gt;Discovering statistically significant pathways in expression profiling studies.&lt;/title&gt;&lt;location&gt;200,9,41.8962645,-87.6174608&lt;/location&gt;&lt;institution&gt;Department of Preventive Medicine, Feinberg School of Medicine, Northwestern University, 680 North Lake Shore Drive, Chicago, IL 60611, USA.&lt;/institution&gt;&lt;number&gt;38&lt;/number&gt;&lt;subtype&gt;400&lt;/subtype&gt;&lt;endpage&gt;13549&lt;/endpage&gt;&lt;bundle&gt;&lt;publication&gt;&lt;url&gt;http://www.pnas.org/&lt;/url&gt;&lt;title&gt;Proceedings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Lu&lt;/firstName&gt;&lt;lastName&gt;Tian&lt;/lastName&gt;&lt;/author&gt;&lt;author&gt;&lt;firstName&gt;Steven&lt;/firstName&gt;&lt;middleNames&gt;A&lt;/middleNames&gt;&lt;lastName&gt;Greenberg&lt;/lastName&gt;&lt;/author&gt;&lt;author&gt;&lt;firstName&gt;Sek&lt;/firstName&gt;&lt;middleNames&gt;Won&lt;/middleNames&gt;&lt;lastName&gt;Kong&lt;/lastName&gt;&lt;/author&gt;&lt;author&gt;&lt;firstName&gt;Josiah&lt;/firstName&gt;&lt;lastName&gt;Altschuler&lt;/lastName&gt;&lt;/author&gt;&lt;author&gt;&lt;firstName&gt;Isaac&lt;/firstName&gt;&lt;middleNames&gt;S&lt;/middleNames&gt;&lt;lastName&gt;Kohane&lt;/lastName&gt;&lt;/author&gt;&lt;author&gt;&lt;firstName&gt;Peter&lt;/firstName&gt;&lt;middleNames&gt;J&lt;/middleNames&gt;&lt;lastName&gt;Park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(88)</w:t>
      </w:r>
      <w:r w:rsidR="00D437A6" w:rsidRPr="00E80984">
        <w:rPr>
          <w:lang w:val="en-AU" w:eastAsia="ja-JP"/>
        </w:rPr>
        <w:fldChar w:fldCharType="end"/>
      </w:r>
      <w:r w:rsidR="00D437A6" w:rsidRPr="00E80984">
        <w:rPr>
          <w:lang w:val="en-AU" w:eastAsia="ja-JP"/>
        </w:rPr>
        <w:t xml:space="preserve"> and further described b</w:t>
      </w:r>
      <w:r w:rsidR="006944E4" w:rsidRPr="00E80984">
        <w:rPr>
          <w:lang w:val="en-AU" w:eastAsia="ja-JP"/>
        </w:rPr>
        <w:t xml:space="preserve">y </w:t>
      </w:r>
      <w:r w:rsidR="00D437A6" w:rsidRPr="00E80984">
        <w:rPr>
          <w:lang w:val="en-AU" w:eastAsia="ja-JP"/>
        </w:rPr>
        <w:t xml:space="preserve">Ackermann and </w:t>
      </w:r>
      <w:proofErr w:type="spellStart"/>
      <w:r w:rsidR="00D437A6" w:rsidRPr="00E80984">
        <w:rPr>
          <w:lang w:val="en-AU" w:eastAsia="ja-JP"/>
        </w:rPr>
        <w:t>Strimmer</w:t>
      </w:r>
      <w:proofErr w:type="spellEnd"/>
      <w:r w:rsidR="00D437A6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396FB689-EA2C-4B3B-9334-EE2151CB36FF&lt;/uuid&gt;&lt;priority&gt;108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(56)</w:t>
      </w:r>
      <w:r w:rsidR="00D437A6" w:rsidRPr="00E80984">
        <w:rPr>
          <w:lang w:val="en-AU" w:eastAsia="ja-JP"/>
        </w:rPr>
        <w:fldChar w:fldCharType="end"/>
      </w:r>
      <w:r w:rsidR="00925E5E" w:rsidRPr="00E80984">
        <w:rPr>
          <w:lang w:val="en-AU" w:eastAsia="ja-JP"/>
        </w:rPr>
        <w:t xml:space="preserve">, </w:t>
      </w:r>
      <w:r w:rsidR="00470A26" w:rsidRPr="00E80984">
        <w:rPr>
          <w:lang w:val="en-AU" w:eastAsia="ja-JP"/>
        </w:rPr>
        <w:t xml:space="preserve">there are two </w:t>
      </w:r>
      <w:r w:rsidR="005A282A" w:rsidRPr="00E80984">
        <w:rPr>
          <w:lang w:val="en-AU" w:eastAsia="ja-JP"/>
        </w:rPr>
        <w:t>types</w:t>
      </w:r>
      <w:r w:rsidR="00470A26" w:rsidRPr="00E80984">
        <w:rPr>
          <w:lang w:val="en-AU" w:eastAsia="ja-JP"/>
        </w:rPr>
        <w:t xml:space="preserve"> null hypothesis</w:t>
      </w:r>
      <w:r w:rsidR="005A282A" w:rsidRPr="00E80984">
        <w:rPr>
          <w:lang w:val="en-AU" w:eastAsia="ja-JP"/>
        </w:rPr>
        <w:t>es</w:t>
      </w:r>
      <w:r w:rsidR="00470A26" w:rsidRPr="00E80984">
        <w:rPr>
          <w:lang w:val="en-AU" w:eastAsia="ja-JP"/>
        </w:rPr>
        <w:t xml:space="preserve">, which </w:t>
      </w:r>
      <w:r w:rsidR="00330E00">
        <w:rPr>
          <w:lang w:val="en-AU" w:eastAsia="ja-JP"/>
        </w:rPr>
        <w:t xml:space="preserve"> are termed </w:t>
      </w:r>
      <w:r w:rsidR="00330E00" w:rsidRPr="00330E00">
        <w:rPr>
          <w:i/>
          <w:lang w:val="en-AU" w:eastAsia="ja-JP"/>
        </w:rPr>
        <w:t>competitive null hypothesis</w:t>
      </w:r>
      <w:r w:rsidR="00330E00">
        <w:rPr>
          <w:lang w:val="en-AU" w:eastAsia="ja-JP"/>
        </w:rPr>
        <w:t xml:space="preserve"> and </w:t>
      </w:r>
      <w:r w:rsidR="00925E5E" w:rsidRPr="00330E00">
        <w:rPr>
          <w:i/>
          <w:lang w:val="en-AU" w:eastAsia="ja-JP"/>
        </w:rPr>
        <w:t>s</w:t>
      </w:r>
      <w:r w:rsidR="00330E00" w:rsidRPr="00330E00">
        <w:rPr>
          <w:i/>
          <w:lang w:val="en-AU" w:eastAsia="ja-JP"/>
        </w:rPr>
        <w:t>elf-contained null hypothesis</w:t>
      </w:r>
      <w:r w:rsidR="00470A26" w:rsidRPr="00E80984">
        <w:rPr>
          <w:lang w:val="en-AU" w:eastAsia="ja-JP"/>
        </w:rPr>
        <w:t>.</w:t>
      </w:r>
    </w:p>
    <w:p w14:paraId="5352633C" w14:textId="25060755" w:rsidR="00D437A6" w:rsidRPr="00E80984" w:rsidRDefault="00790B4D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lastRenderedPageBreak/>
        <w:t>a</w:t>
      </w:r>
      <w:r w:rsidR="00D437A6" w:rsidRPr="00E80984">
        <w:rPr>
          <w:lang w:val="en-AU" w:eastAsia="ja-JP"/>
        </w:rPr>
        <w:t xml:space="preserve">) The competitive null hypothesis permutes gene labels for each pathway, and compares the genes in </w:t>
      </w:r>
      <w:r w:rsidR="009721C7" w:rsidRPr="00E80984">
        <w:rPr>
          <w:lang w:val="en-AU" w:eastAsia="ja-JP"/>
        </w:rPr>
        <w:t>a</w:t>
      </w:r>
      <w:r w:rsidR="00D437A6" w:rsidRPr="00E80984">
        <w:rPr>
          <w:lang w:val="en-AU" w:eastAsia="ja-JP"/>
        </w:rPr>
        <w:t xml:space="preserve"> pathway with </w:t>
      </w:r>
      <w:r w:rsidR="009721C7" w:rsidRPr="00E80984">
        <w:rPr>
          <w:lang w:val="en-AU" w:eastAsia="ja-JP"/>
        </w:rPr>
        <w:t>the</w:t>
      </w:r>
      <w:r w:rsidR="00D437A6" w:rsidRPr="00E80984">
        <w:rPr>
          <w:lang w:val="en-AU" w:eastAsia="ja-JP"/>
        </w:rPr>
        <w:t xml:space="preserve"> gen</w:t>
      </w:r>
      <w:r w:rsidR="009721C7" w:rsidRPr="00E80984">
        <w:rPr>
          <w:lang w:val="en-AU" w:eastAsia="ja-JP"/>
        </w:rPr>
        <w:t xml:space="preserve">es that are not in the pathway. </w:t>
      </w:r>
      <w:r w:rsidR="00D437A6" w:rsidRPr="00E80984">
        <w:rPr>
          <w:lang w:val="en-AU" w:eastAsia="ja-JP"/>
        </w:rPr>
        <w:t>The rationale in this hypothesis is that a significant</w:t>
      </w:r>
      <w:r w:rsidR="0067285A" w:rsidRPr="00E80984">
        <w:rPr>
          <w:lang w:val="en-AU" w:eastAsia="ja-JP"/>
        </w:rPr>
        <w:t>ly altered</w:t>
      </w:r>
      <w:r w:rsidR="00D437A6" w:rsidRPr="00E80984">
        <w:rPr>
          <w:lang w:val="en-AU" w:eastAsia="ja-JP"/>
        </w:rPr>
        <w:t xml:space="preserve"> pathway </w:t>
      </w:r>
      <w:r w:rsidR="0067285A" w:rsidRPr="00E80984">
        <w:rPr>
          <w:lang w:val="en-AU" w:eastAsia="ja-JP"/>
        </w:rPr>
        <w:t xml:space="preserve">between two </w:t>
      </w:r>
      <w:r w:rsidR="00F45998" w:rsidRPr="00E80984">
        <w:rPr>
          <w:lang w:val="en-AU" w:eastAsia="ja-JP"/>
        </w:rPr>
        <w:t>phenotype</w:t>
      </w:r>
      <w:r w:rsidR="0067285A" w:rsidRPr="00E80984">
        <w:rPr>
          <w:lang w:val="en-AU" w:eastAsia="ja-JP"/>
        </w:rPr>
        <w:t>s</w:t>
      </w:r>
      <w:r w:rsidR="00F45998" w:rsidRPr="00E80984">
        <w:rPr>
          <w:lang w:val="en-AU" w:eastAsia="ja-JP"/>
        </w:rPr>
        <w:t xml:space="preserve"> </w:t>
      </w:r>
      <w:r w:rsidR="00D437A6" w:rsidRPr="00E80984">
        <w:rPr>
          <w:lang w:val="en-AU" w:eastAsia="ja-JP"/>
        </w:rPr>
        <w:t>should be distinguishable from equal size</w:t>
      </w:r>
      <w:r w:rsidR="00E24A45" w:rsidRPr="00E80984">
        <w:rPr>
          <w:lang w:val="en-AU" w:eastAsia="ja-JP"/>
        </w:rPr>
        <w:t>d</w:t>
      </w:r>
      <w:r w:rsidR="00D437A6" w:rsidRPr="00E80984">
        <w:rPr>
          <w:lang w:val="en-AU" w:eastAsia="ja-JP"/>
        </w:rPr>
        <w:t xml:space="preserve"> pathway</w:t>
      </w:r>
      <w:r w:rsidR="00E24A45" w:rsidRPr="00E80984">
        <w:rPr>
          <w:lang w:val="en-AU" w:eastAsia="ja-JP"/>
        </w:rPr>
        <w:t>s that are</w:t>
      </w:r>
      <w:r w:rsidR="00D437A6" w:rsidRPr="00E80984">
        <w:rPr>
          <w:lang w:val="en-AU" w:eastAsia="ja-JP"/>
        </w:rPr>
        <w:t xml:space="preserve"> composed of randomly </w:t>
      </w:r>
      <w:r w:rsidR="00E24A45" w:rsidRPr="00E80984">
        <w:rPr>
          <w:lang w:val="en-AU" w:eastAsia="ja-JP"/>
        </w:rPr>
        <w:t>selected</w:t>
      </w:r>
      <w:r w:rsidR="00D437A6" w:rsidRPr="00E80984">
        <w:rPr>
          <w:lang w:val="en-AU" w:eastAsia="ja-JP"/>
        </w:rPr>
        <w:t xml:space="preserve"> genes </w:t>
      </w:r>
      <w:r w:rsidR="00D437A6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C9444099-1292-457A-A81B-AC083DBB8166&lt;/uuid&gt;&lt;priority&gt;109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3C7CA641-0C55-4AD8-A2CC-D7424D49E8E7&lt;/uuid&gt;&lt;volume&gt;102&lt;/volume&gt;&lt;doi&gt;10.1073/pnas.0506577102&lt;/doi&gt;&lt;startpage&gt;13544&lt;/startpage&gt;&lt;publication_date&gt;99200509201200000000222000&lt;/publication_date&gt;&lt;url&gt;http://www.pnas.org/content/102/38/13544.full.pdf+html&lt;/url&gt;&lt;citekey&gt;Anonymous:E-9zSf6I&lt;/citekey&gt;&lt;type&gt;400&lt;/type&gt;&lt;title&gt;Discovering statistically significant pathways in expression profiling studies.&lt;/title&gt;&lt;location&gt;200,9,41.8962645,-87.6174608&lt;/location&gt;&lt;institution&gt;Department of Preventive Medicine, Feinberg School of Medicine, Northwestern University, 680 North Lake Shore Drive, Chicago, IL 60611, USA.&lt;/institution&gt;&lt;number&gt;38&lt;/number&gt;&lt;subtype&gt;400&lt;/subtype&gt;&lt;endpage&gt;13549&lt;/endpage&gt;&lt;bundle&gt;&lt;publication&gt;&lt;url&gt;http://www.pnas.org/&lt;/url&gt;&lt;title&gt;Proceedings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Lu&lt;/firstName&gt;&lt;lastName&gt;Tian&lt;/lastName&gt;&lt;/author&gt;&lt;author&gt;&lt;firstName&gt;Steven&lt;/firstName&gt;&lt;middleNames&gt;A&lt;/middleNames&gt;&lt;lastName&gt;Greenberg&lt;/lastName&gt;&lt;/author&gt;&lt;author&gt;&lt;firstName&gt;Sek&lt;/firstName&gt;&lt;middleNames&gt;Won&lt;/middleNames&gt;&lt;lastName&gt;Kong&lt;/lastName&gt;&lt;/author&gt;&lt;author&gt;&lt;firstName&gt;Josiah&lt;/firstName&gt;&lt;lastName&gt;Altschuler&lt;/lastName&gt;&lt;/author&gt;&lt;author&gt;&lt;firstName&gt;Isaac&lt;/firstName&gt;&lt;middleNames&gt;S&lt;/middleNames&gt;&lt;lastName&gt;Kohane&lt;/lastName&gt;&lt;/author&gt;&lt;author&gt;&lt;firstName&gt;Peter&lt;/firstName&gt;&lt;middleNames&gt;J&lt;/middleNames&gt;&lt;lastName&gt;Park&lt;/lastName&gt;&lt;/author&gt;&lt;/authors&gt;&lt;/publication&gt;&lt;/publications&gt;&lt;cites&gt;&lt;/cites&gt;&lt;/citation&gt;</w:instrText>
      </w:r>
      <w:r w:rsidR="00D437A6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(56, 88)</w:t>
      </w:r>
      <w:r w:rsidR="00D437A6" w:rsidRPr="00E80984">
        <w:rPr>
          <w:lang w:val="en-AU" w:eastAsia="ja-JP"/>
        </w:rPr>
        <w:fldChar w:fldCharType="end"/>
      </w:r>
      <w:r w:rsidR="00324BEA" w:rsidRPr="00E80984">
        <w:rPr>
          <w:lang w:val="en-AU" w:eastAsia="ja-JP"/>
        </w:rPr>
        <w:t>.</w:t>
      </w:r>
    </w:p>
    <w:p w14:paraId="356FB32A" w14:textId="0698A37F" w:rsidR="00790B4D" w:rsidRPr="00E80984" w:rsidRDefault="00790B4D" w:rsidP="00A472F6">
      <w:pPr>
        <w:pStyle w:val="ManuscriptNormal"/>
        <w:rPr>
          <w:lang w:val="en-AU" w:eastAsia="ja-JP"/>
        </w:rPr>
      </w:pPr>
      <w:r w:rsidRPr="00E80984">
        <w:rPr>
          <w:lang w:val="en-AU" w:eastAsia="ja-JP"/>
        </w:rPr>
        <w:t xml:space="preserve">b) The self-contained null hypothesis permutes phenotype labels for each sample and compares the genes in a pathway with themselves. The rationale in this hypothesis is that the association of a pathway with a phenotype change should be distinguishable by randomly shuffling phenotype labels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BBF511D-4D5E-47C9-9451-BCC5BD99E50E&lt;/uuid&gt;&lt;priority&gt;110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3C7CA641-0C55-4AD8-A2CC-D7424D49E8E7&lt;/uuid&gt;&lt;volume&gt;102&lt;/volume&gt;&lt;doi&gt;10.1073/pnas.0506577102&lt;/doi&gt;&lt;startpage&gt;13544&lt;/startpage&gt;&lt;publication_date&gt;99200509201200000000222000&lt;/publication_date&gt;&lt;url&gt;http://www.pnas.org/content/102/38/13544.full.pdf+html&lt;/url&gt;&lt;citekey&gt;Anonymous:E-9zSf6I&lt;/citekey&gt;&lt;type&gt;400&lt;/type&gt;&lt;title&gt;Discovering statistically significant pathways in expression profiling studies.&lt;/title&gt;&lt;location&gt;200,9,41.8962645,-87.6174608&lt;/location&gt;&lt;institution&gt;Department of Preventive Medicine, Feinberg School of Medicine, Northwestern University, 680 North Lake Shore Drive, Chicago, IL 60611, USA.&lt;/institution&gt;&lt;number&gt;38&lt;/number&gt;&lt;subtype&gt;400&lt;/subtype&gt;&lt;endpage&gt;13549&lt;/endpage&gt;&lt;bundle&gt;&lt;publication&gt;&lt;url&gt;http://www.pnas.org/&lt;/url&gt;&lt;title&gt;Proceedings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Lu&lt;/firstName&gt;&lt;lastName&gt;Tian&lt;/lastName&gt;&lt;/author&gt;&lt;author&gt;&lt;firstName&gt;Steven&lt;/firstName&gt;&lt;middleNames&gt;A&lt;/middleNames&gt;&lt;lastName&gt;Greenberg&lt;/lastName&gt;&lt;/author&gt;&lt;author&gt;&lt;firstName&gt;Sek&lt;/firstName&gt;&lt;middleNames&gt;Won&lt;/middleNames&gt;&lt;lastName&gt;Kong&lt;/lastName&gt;&lt;/author&gt;&lt;author&gt;&lt;firstName&gt;Josiah&lt;/firstName&gt;&lt;lastName&gt;Altschuler&lt;/lastName&gt;&lt;/author&gt;&lt;author&gt;&lt;firstName&gt;Isaac&lt;/firstName&gt;&lt;middleNames&gt;S&lt;/middleNames&gt;&lt;lastName&gt;Kohane&lt;/lastName&gt;&lt;/author&gt;&lt;author&gt;&lt;firstName&gt;Peter&lt;/firstName&gt;&lt;middleNames&gt;J&lt;/middleNames&gt;&lt;lastName&gt;Park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(56, 88)</w:t>
      </w:r>
      <w:r w:rsidRPr="00E80984">
        <w:rPr>
          <w:lang w:val="en-AU" w:eastAsia="ja-JP"/>
        </w:rPr>
        <w:fldChar w:fldCharType="end"/>
      </w:r>
      <w:r w:rsidR="00073E80" w:rsidRPr="00E80984">
        <w:rPr>
          <w:lang w:val="en-AU" w:eastAsia="ja-JP"/>
        </w:rPr>
        <w:t>.</w:t>
      </w:r>
    </w:p>
    <w:p w14:paraId="4B71B8A3" w14:textId="40D0AC53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There is </w:t>
      </w:r>
      <w:r w:rsidR="00E07528" w:rsidRPr="00E80984">
        <w:rPr>
          <w:lang w:val="en-AU" w:eastAsia="ja-JP"/>
        </w:rPr>
        <w:t>no consensus</w:t>
      </w:r>
      <w:r w:rsidRPr="00E80984">
        <w:rPr>
          <w:lang w:val="en-AU" w:eastAsia="ja-JP"/>
        </w:rPr>
        <w:t xml:space="preserve"> in </w:t>
      </w:r>
      <w:ins w:id="29" w:author="Kim-Anh Le Cao" w:date="2016-01-15T15:43:00Z">
        <w:r w:rsidR="004D30C3">
          <w:rPr>
            <w:lang w:val="en-AU" w:eastAsia="ja-JP"/>
          </w:rPr>
          <w:t xml:space="preserve">the </w:t>
        </w:r>
      </w:ins>
      <w:r w:rsidRPr="00E80984">
        <w:rPr>
          <w:lang w:val="en-AU" w:eastAsia="ja-JP"/>
        </w:rPr>
        <w:t xml:space="preserve">literature </w:t>
      </w:r>
      <w:r w:rsidR="00E07528" w:rsidRPr="00E80984">
        <w:rPr>
          <w:lang w:val="en-AU" w:eastAsia="ja-JP"/>
        </w:rPr>
        <w:t>regarding</w:t>
      </w:r>
      <w:r w:rsidRPr="00E80984">
        <w:rPr>
          <w:lang w:val="en-AU" w:eastAsia="ja-JP"/>
        </w:rPr>
        <w:t xml:space="preserve"> which hypothesis is better. Many </w:t>
      </w:r>
      <w:r w:rsidR="008D3952" w:rsidRPr="00E80984">
        <w:rPr>
          <w:lang w:val="en-AU" w:eastAsia="ja-JP"/>
        </w:rPr>
        <w:t>researchers</w:t>
      </w:r>
      <w:r w:rsidRPr="00E80984">
        <w:rPr>
          <w:lang w:val="en-AU" w:eastAsia="ja-JP"/>
        </w:rPr>
        <w:t xml:space="preserve"> </w:t>
      </w:r>
      <w:r w:rsidR="00324BEA" w:rsidRPr="00E80984">
        <w:rPr>
          <w:lang w:val="en-AU" w:eastAsia="ja-JP"/>
        </w:rPr>
        <w:t>favour</w:t>
      </w:r>
      <w:r w:rsidRPr="00E80984">
        <w:rPr>
          <w:lang w:val="en-AU" w:eastAsia="ja-JP"/>
        </w:rPr>
        <w:t xml:space="preserve"> the self-contained null hypothesis</w:t>
      </w:r>
      <w:r w:rsidR="0094211D" w:rsidRPr="00E80984">
        <w:rPr>
          <w:lang w:val="en-AU" w:eastAsia="ja-JP"/>
        </w:rPr>
        <w:t>,</w:t>
      </w:r>
      <w:r w:rsidRPr="00E80984">
        <w:rPr>
          <w:lang w:val="en-AU" w:eastAsia="ja-JP"/>
        </w:rPr>
        <w:t xml:space="preserve"> as the results directly address the question of finding p</w:t>
      </w:r>
      <w:r w:rsidR="00026891" w:rsidRPr="00E80984">
        <w:rPr>
          <w:lang w:val="en-AU" w:eastAsia="ja-JP"/>
        </w:rPr>
        <w:t>athways whose expression change</w:t>
      </w:r>
      <w:r w:rsidRPr="00E80984">
        <w:rPr>
          <w:lang w:val="en-AU" w:eastAsia="ja-JP"/>
        </w:rPr>
        <w:t xml:space="preserve"> correlates with </w:t>
      </w:r>
      <w:r w:rsidR="00026891" w:rsidRPr="00E80984">
        <w:rPr>
          <w:lang w:val="en-AU" w:eastAsia="ja-JP"/>
        </w:rPr>
        <w:t>the phenotype change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5158BA72-DEF7-44F2-B768-644B1F48B3B0&lt;/uuid&gt;&lt;priority&gt;111&lt;/priority&gt;&lt;publications&gt;&lt;publication&gt;&lt;uuid&gt;D3A52740-9019-4F46-8668-79C6891C5D7E&lt;/uuid&gt;&lt;volume&gt;23&lt;/volume&gt;&lt;doi&gt;10.1093/bioinformatics/btm051&lt;/doi&gt;&lt;startpage&gt;980&lt;/startpage&gt;&lt;publication_date&gt;99200704301200000000222000&lt;/publication_date&gt;&lt;url&gt;http://bioinformatics.oxfordjournals.org/cgi/doi/10.1093/bioinformatics/btm051&lt;/url&gt;&lt;citekey&gt;Goeman:2007gv&lt;/citekey&gt;&lt;type&gt;400&lt;/type&gt;&lt;title&gt;Analyzing gene expression data in terms of gene sets: methodological issues&lt;/title&gt;&lt;number&gt;8&lt;/number&gt;&lt;subtype&gt;400&lt;/subtype&gt;&lt;endpage&gt;987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J&lt;/firstName&gt;&lt;middleNames&gt;J&lt;/middleNames&gt;&lt;lastName&gt;Goeman&lt;/lastName&gt;&lt;/author&gt;&lt;author&gt;&lt;firstName&gt;P&lt;/firstName&gt;&lt;lastName&gt;Buhlmann&lt;/lastName&gt;&lt;/author&gt;&lt;/authors&gt;&lt;/publication&gt;&lt;publication&gt;&lt;volume&gt;5&lt;/volume&gt;&lt;publication_date&gt;99201009171200000000222000&lt;/publication_date&gt;&lt;number&gt;9&lt;/number&gt;&lt;doi&gt;10.1371/journal.pone.0012693.s003&lt;/doi&gt;&lt;startpage&gt;e12693&lt;/startpage&gt;&lt;title&gt;Self-Contained Gene-Set Analysis of Expression Data: An Evaluation of Existing and Novel Methods&lt;/title&gt;&lt;uuid&gt;25EF4E4C-D0F8-46A8-B21C-7E4FB0E00C78&lt;/uuid&gt;&lt;subtype&gt;400&lt;/subtype&gt;&lt;type&gt;400&lt;/type&gt;&lt;citekey&gt;Fridley:2010ed&lt;/citekey&gt;&lt;url&gt;http://dx.plos.org/10.1371/journal.pone.0012693.s003&lt;/url&gt;&lt;bundle&gt;&lt;publication&gt;&lt;url&gt;http://www.plosone.org/&lt;/url&gt;&lt;title&gt;PloS one&lt;/title&gt;&lt;type&gt;-100&lt;/type&gt;&lt;subtype&gt;-100&lt;/subtype&gt;&lt;uuid&gt;0EFFDFA1-B836-41A7-86DC-13CCC62BD52B&lt;/uuid&gt;&lt;/publication&gt;&lt;/bundle&gt;&lt;authors&gt;&lt;author&gt;&lt;firstName&gt;Brooke&lt;/firstName&gt;&lt;middleNames&gt;L&lt;/middleNames&gt;&lt;lastName&gt;Fridley&lt;/lastName&gt;&lt;/author&gt;&lt;author&gt;&lt;firstName&gt;Gregory&lt;/firstName&gt;&lt;middleNames&gt;D&lt;/middleNames&gt;&lt;lastName&gt;Jenkins&lt;/lastName&gt;&lt;/author&gt;&lt;author&gt;&lt;firstName&gt;Joanna&lt;/firstName&gt;&lt;middleNames&gt;M&lt;/middleNames&gt;&lt;lastName&gt;Biernacka&lt;/lastName&gt;&lt;/author&gt;&lt;/authors&gt;&lt;editors&gt;&lt;author&gt;&lt;firstName&gt;Arkady&lt;/firstName&gt;&lt;middleNames&gt;B&lt;/middleNames&gt;&lt;lastName&gt;Khodursky&lt;/lastName&gt;&lt;/author&gt;&lt;/editors&gt;&lt;/publication&gt;&lt;publication&gt;&lt;volume&gt;7&lt;/volume&gt;&lt;publication_date&gt;99201105261200000000222000&lt;/publication_date&gt;&lt;number&gt;5&lt;/number&gt;&lt;doi&gt;10.1371/journal.pcbi.1002053.t001&lt;/doi&gt;&lt;startpage&gt;e1002053&lt;/startpage&gt;&lt;title&gt;Pathway Analysis of Expression Data: Deciphering Functional Building Blocks of Complex Diseases&lt;/title&gt;&lt;uuid&gt;DD56543B-341E-4DB0-94E3-A66BC47C6C20&lt;/uuid&gt;&lt;subtype&gt;400&lt;/subtype&gt;&lt;type&gt;400&lt;/type&gt;&lt;citekey&gt;EmmertStreib:2011kb&lt;/citekey&gt;&lt;url&gt;http://dx.plos.org/10.1371/journal.pcbi.1002053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Frank&lt;/firstName&gt;&lt;lastName&gt;Emmert-Streib&lt;/lastName&gt;&lt;/author&gt;&lt;author&gt;&lt;firstName&gt;Galina&lt;/firstName&gt;&lt;middleNames&gt;V&lt;/middleNames&gt;&lt;lastName&gt;Glazko&lt;/lastName&gt;&lt;/author&gt;&lt;/authors&gt;&lt;editors&gt;&lt;author&gt;&lt;firstName&gt;Fran&lt;/firstName&gt;&lt;lastName&gt;Lewitter&lt;/lastName&gt;&lt;/author&gt;&lt;/edit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(53, 63, 89)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>. Others prefer the competitive null hypothesis</w:t>
      </w:r>
      <w:r w:rsidR="0094211D" w:rsidRPr="00E80984">
        <w:rPr>
          <w:lang w:val="en-AU" w:eastAsia="ja-JP"/>
        </w:rPr>
        <w:t>,</w:t>
      </w:r>
      <w:r w:rsidRPr="00E80984">
        <w:rPr>
          <w:lang w:val="en-AU" w:eastAsia="ja-JP"/>
        </w:rPr>
        <w:t xml:space="preserve"> as sample permutation takes </w:t>
      </w:r>
      <w:r w:rsidR="00925612" w:rsidRPr="00E80984">
        <w:rPr>
          <w:lang w:val="en-AU" w:eastAsia="ja-JP"/>
        </w:rPr>
        <w:t>much more</w:t>
      </w:r>
      <w:r w:rsidRPr="00E80984">
        <w:rPr>
          <w:lang w:val="en-AU" w:eastAsia="ja-JP"/>
        </w:rPr>
        <w:t xml:space="preserve"> computational time</w:t>
      </w:r>
      <w:r w:rsidR="00457FB4">
        <w:rPr>
          <w:lang w:val="en-AU" w:eastAsia="ja-JP"/>
        </w:rPr>
        <w:t>,</w:t>
      </w:r>
      <w:r w:rsidR="00205A61" w:rsidRPr="00E80984">
        <w:rPr>
          <w:lang w:val="en-AU" w:eastAsia="ja-JP"/>
        </w:rPr>
        <w:t xml:space="preserve"> and</w:t>
      </w:r>
      <w:r w:rsidRPr="00E80984">
        <w:rPr>
          <w:lang w:val="en-AU" w:eastAsia="ja-JP"/>
        </w:rPr>
        <w:t xml:space="preserve"> the result</w:t>
      </w:r>
      <w:r w:rsidR="0094211D" w:rsidRPr="00E80984">
        <w:rPr>
          <w:lang w:val="en-AU" w:eastAsia="ja-JP"/>
        </w:rPr>
        <w:t>s</w:t>
      </w:r>
      <w:r w:rsidRPr="00E80984">
        <w:rPr>
          <w:lang w:val="en-AU" w:eastAsia="ja-JP"/>
        </w:rPr>
        <w:t xml:space="preserve"> </w:t>
      </w:r>
      <w:r w:rsidR="00925612" w:rsidRPr="00E80984">
        <w:rPr>
          <w:lang w:val="en-AU" w:eastAsia="ja-JP"/>
        </w:rPr>
        <w:t xml:space="preserve">based </w:t>
      </w:r>
      <w:r w:rsidR="006977C6" w:rsidRPr="00E80984">
        <w:rPr>
          <w:lang w:val="en-AU" w:eastAsia="ja-JP"/>
        </w:rPr>
        <w:t>on the</w:t>
      </w:r>
      <w:r w:rsidR="00925612" w:rsidRPr="00E80984">
        <w:rPr>
          <w:lang w:val="en-AU" w:eastAsia="ja-JP"/>
        </w:rPr>
        <w:t xml:space="preserve"> two hypotheses </w:t>
      </w:r>
      <w:r w:rsidR="00DD306E" w:rsidRPr="00E80984">
        <w:rPr>
          <w:lang w:val="en-AU" w:eastAsia="ja-JP"/>
        </w:rPr>
        <w:t xml:space="preserve">are </w:t>
      </w:r>
      <w:r w:rsidR="001D3BE0" w:rsidRPr="00E80984">
        <w:rPr>
          <w:lang w:val="en-AU" w:eastAsia="ja-JP"/>
        </w:rPr>
        <w:t>similar</w:t>
      </w:r>
      <w:r w:rsidR="00DD306E" w:rsidRPr="00E80984">
        <w:rPr>
          <w:lang w:val="en-AU" w:eastAsia="ja-JP"/>
        </w:rPr>
        <w:t xml:space="preserve"> to each other</w:t>
      </w:r>
      <w:r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6FF863E6-0F7C-4B09-8137-28B3AF9BA6B0&lt;/uuid&gt;&lt;priority&gt;112&lt;/priority&gt;&lt;publications&gt;&lt;publication&gt;&lt;uuid&gt;1BFE145C-78A2-4044-87C0-2E8D05B7D78D&lt;/uuid&gt;&lt;volume&gt;41&lt;/volume&gt;&lt;doi&gt;10.1093/nar/gkt111&lt;/doi&gt;&lt;startpage&gt;4378&lt;/startpage&gt;&lt;publication_date&gt;99201303311200000000222000&lt;/publication_date&gt;&lt;url&gt;http://pubget.com/site/paper/23444143?institution=uq.edu.au&lt;/url&gt;&lt;citekey&gt;Varemo:2013bm&lt;/citekey&gt;&lt;type&gt;400&lt;/type&gt;&lt;title&gt;Enriching the gene set analysis of genome-wide data by incorporating directionality of gene expression and combining statistical hypotheses and methods.&lt;/title&gt;&lt;number&gt;8&lt;/number&gt;&lt;subtype&gt;400&lt;/subtype&gt;&lt;endpage&gt;4391&lt;/endpage&gt;&lt;bundle&gt;&lt;publication&gt;&lt;title&gt;Nucleic Acids Research&lt;/title&gt;&lt;type&gt;-100&lt;/type&gt;&lt;subtype&gt;-100&lt;/subtype&gt;&lt;uuid&gt;38A37943-9273-420F-978B-2B8995B2A8C1&lt;/uuid&gt;&lt;/publication&gt;&lt;/bundle&gt;&lt;authors&gt;&lt;author&gt;&lt;firstName&gt;Leif&lt;/firstName&gt;&lt;lastName&gt;Väremo&lt;/lastName&gt;&lt;/author&gt;&lt;author&gt;&lt;firstName&gt;Jens&lt;/firstName&gt;&lt;lastName&gt;Nielsen&lt;/lastName&gt;&lt;/author&gt;&lt;author&gt;&lt;firstName&gt;Intawat&lt;/firstName&gt;&lt;lastName&gt;Nookaew&lt;/lastName&gt;&lt;/author&gt;&lt;/authors&gt;&lt;/publication&gt;&lt;publication&gt;&lt;uuid&gt;A6CEDFE3-8D6E-4FC5-8BD9-CFB482DCC215&lt;/uuid&gt;&lt;volume&gt;57&lt;/volume&gt;&lt;doi&gt;10.1038/jhg.2012.86&lt;/doi&gt;&lt;startpage&gt;642&lt;/startpage&gt;&lt;publication_date&gt;99201210001200000000220000&lt;/publication_date&gt;&lt;url&gt;http://eutils.ncbi.nlm.nih.gov/entrez/eutils/elink.fcgi?dbfrom=pubmed&amp;amp;id=22786580&amp;amp;retmode=ref&amp;amp;cmd=prlinks&lt;/url&gt;&lt;citekey&gt;Li:2012dz&lt;/citekey&gt;&lt;type&gt;400&lt;/type&gt;&lt;title&gt;DBGSA: a novel method of distance-based gene set analysis.&lt;/title&gt;&lt;location&gt;&amp;lt;html&amp;gt;&amp;lt;head&amp;gt;&amp;lt;meta http-equiv="content-type" content="text/html; charset=utf-8"/&amp;gt;&amp;lt;title&amp;gt;Sorry...&amp;lt;/title&amp;gt;&amp;lt;style&amp;gt; body { font-family: verdana, arial, sans-serif; background-color: #fff; color: #000; }&amp;lt;/style&amp;gt;&amp;lt;/head&amp;gt;&amp;lt;body&amp;gt;&amp;lt;div&amp;gt;&amp;lt;table&amp;gt;&amp;lt;tr&amp;gt;&amp;lt;td&amp;gt;&amp;lt;b&amp;gt;&amp;lt;font face=times color=#0039b6 size=10&amp;gt;G&amp;lt;/font&amp;gt;&amp;lt;font face=times color=#c41200 size=10&amp;gt;o&amp;lt;/font&amp;gt;&amp;lt;font face=times color=#f3c518 size=10&amp;gt;o&amp;lt;/font&amp;gt;&amp;lt;font face=times color=#0039b6 size=10&amp;gt;g&amp;lt;/font&amp;gt;&amp;lt;font face=times color=#30a72f size=10&amp;gt;l&amp;lt;/font&amp;gt;&amp;lt;font face=times color=#c41200 size=10&amp;gt;e&amp;lt;/font&amp;gt;&amp;lt;/b&amp;gt;&amp;lt;/td&amp;gt;&amp;lt;td style="text-align: left; vertical-align: bottom; padding-bottom: 15px; width: 50%"&amp;gt;&amp;lt;div style="border-bottom: 1px solid #dfdfdf;"&amp;gt;Sorry...&amp;lt;/div&amp;gt;&amp;lt;/td&amp;gt;&amp;lt;/tr&amp;gt;&amp;lt;/table&amp;gt;&amp;lt;/div&amp;gt;&amp;lt;div style="margin-left: 4em;"&amp;gt;&amp;lt;h1&amp;gt;We're sorry...&amp;lt;/h1&amp;gt;&amp;lt;p&amp;gt;... but your computer or network may be sending automated queries. To protect our users, we can't process your request right now.&amp;lt;/p&amp;gt;&amp;lt;/div&amp;gt;&amp;lt;div style="margin-left: 4em;"&amp;gt;See &amp;lt;a href="https://support.google.com/websearch/answer/86640"&amp;gt;Google Help&amp;lt;/a&amp;gt; for more information.&amp;lt;br/&amp;gt;&amp;lt;br/&amp;gt;&amp;lt;/div&amp;gt;&amp;lt;div style="text-align: center; border-top: 1px solid #dfdfdf;"&amp;gt;&amp;amp;copy; 2013 Google - &amp;lt;a href="https://www.google.com"&amp;gt;Google Home&amp;lt;/a&amp;gt;&amp;lt;/div&amp;gt;&amp;lt;/body&amp;gt;&amp;lt;/html&amp;gt;&lt;/location&gt;&lt;institution&gt;College of Bioinformatics Science and Technology, Harbin Medical University, Harbin, China.&lt;/institution&gt;&lt;number&gt;10&lt;/number&gt;&lt;subtype&gt;400&lt;/subtype&gt;&lt;endpage&gt;653&lt;/endpage&gt;&lt;bundle&gt;&lt;publication&gt;&lt;title&gt;Journal of human genetics&lt;/title&gt;&lt;type&gt;-100&lt;/type&gt;&lt;subtype&gt;-100&lt;/subtype&gt;&lt;uuid&gt;CBA4EABE-7D13-4F9F-881C-20C83E04FDFB&lt;/uuid&gt;&lt;/publication&gt;&lt;/bundle&gt;&lt;authors&gt;&lt;author&gt;&lt;firstName&gt;Jin&lt;/firstName&gt;&lt;lastName&gt;Li&lt;/lastName&gt;&lt;/author&gt;&lt;author&gt;&lt;firstName&gt;Limei&lt;/firstName&gt;&lt;lastName&gt;Wang&lt;/lastName&gt;&lt;/author&gt;&lt;author&gt;&lt;firstName&gt;Liangde&lt;/firstName&gt;&lt;lastName&gt;Xu&lt;/lastName&gt;&lt;/author&gt;&lt;author&gt;&lt;firstName&gt;Ruijie&lt;/firstName&gt;&lt;lastName&gt;Zhang&lt;/lastName&gt;&lt;/author&gt;&lt;author&gt;&lt;firstName&gt;Meilin&lt;/firstName&gt;&lt;lastName&gt;Huang&lt;/lastName&gt;&lt;/author&gt;&lt;author&gt;&lt;firstName&gt;Ke&lt;/firstName&gt;&lt;lastName&gt;Wang&lt;/lastName&gt;&lt;/author&gt;&lt;author&gt;&lt;firstName&gt;Jiankai&lt;/firstName&gt;&lt;lastName&gt;Xu&lt;/lastName&gt;&lt;/author&gt;&lt;author&gt;&lt;firstName&gt;Hongchao&lt;/firstName&gt;&lt;lastName&gt;Lv&lt;/lastName&gt;&lt;/author&gt;&lt;author&gt;&lt;firstName&gt;Zhenwei&lt;/firstName&gt;&lt;lastName&gt;Shang&lt;/lastName&gt;&lt;/author&gt;&lt;author&gt;&lt;firstName&gt;Mingming&lt;/firstName&gt;&lt;lastName&gt;Zhang&lt;/lastName&gt;&lt;/author&gt;&lt;author&gt;&lt;firstName&gt;Yongshuai&lt;/firstName&gt;&lt;lastName&gt;Jiang&lt;/lastName&gt;&lt;/author&gt;&lt;author&gt;&lt;firstName&gt;Maozu&lt;/firstName&gt;&lt;lastName&gt;Guo&lt;/lastName&gt;&lt;/author&gt;&lt;author&gt;&lt;firstName&gt;Xia&lt;/firstName&gt;&lt;lastName&gt;Li&lt;/lastName&gt;&lt;/author&gt;&lt;/authors&gt;&lt;/publication&gt;&lt;/publications&gt;&lt;cites&gt;&lt;/cites&gt;&lt;/citation&gt;</w:instrText>
      </w:r>
      <w:r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(65, 90)</w:t>
      </w:r>
      <w:r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>.</w:t>
      </w:r>
    </w:p>
    <w:p w14:paraId="64C52306" w14:textId="77777777" w:rsidR="00D437A6" w:rsidRPr="00E80984" w:rsidRDefault="00D437A6" w:rsidP="00A87260">
      <w:pPr>
        <w:pStyle w:val="ManuscriptHeading4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Correction for multiple testing</w:t>
      </w:r>
    </w:p>
    <w:p w14:paraId="79DD86E6" w14:textId="763D32BF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 xml:space="preserve">Although a p-value is considered as </w:t>
      </w:r>
      <w:r w:rsidR="00216379" w:rsidRPr="00E80984">
        <w:rPr>
          <w:lang w:val="en-AU" w:eastAsia="ja-JP"/>
        </w:rPr>
        <w:t>an</w:t>
      </w:r>
      <w:r w:rsidRPr="00E80984">
        <w:rPr>
          <w:lang w:val="en-AU" w:eastAsia="ja-JP"/>
        </w:rPr>
        <w:t xml:space="preserve"> appropriate measure of statistical significance when one single pathway is tested, if a large number of pathways are tested, there can be many false positives among pathways </w:t>
      </w:r>
      <w:r w:rsidR="005352C2" w:rsidRPr="00E80984">
        <w:rPr>
          <w:lang w:val="en-AU" w:eastAsia="ja-JP"/>
        </w:rPr>
        <w:t>with</w:t>
      </w:r>
      <w:r w:rsidRPr="00E80984">
        <w:rPr>
          <w:lang w:val="en-AU" w:eastAsia="ja-JP"/>
        </w:rPr>
        <w:t xml:space="preserve"> highly significant p-values. </w:t>
      </w:r>
      <w:r w:rsidR="00DB4DA4">
        <w:rPr>
          <w:lang w:val="en-AU" w:eastAsia="ja-JP"/>
        </w:rPr>
        <w:t>M</w:t>
      </w:r>
      <w:r w:rsidRPr="00E80984">
        <w:rPr>
          <w:lang w:val="en-AU" w:eastAsia="ja-JP"/>
        </w:rPr>
        <w:t xml:space="preserve">ultiple hypotheses correction </w:t>
      </w:r>
      <w:r w:rsidR="002A00BE" w:rsidRPr="00E80984">
        <w:rPr>
          <w:lang w:val="en-AU" w:eastAsia="ja-JP"/>
        </w:rPr>
        <w:t xml:space="preserve">is </w:t>
      </w:r>
      <w:r w:rsidR="00DB4DA4">
        <w:rPr>
          <w:lang w:val="en-AU" w:eastAsia="ja-JP"/>
        </w:rPr>
        <w:t xml:space="preserve">therefore </w:t>
      </w:r>
      <w:r w:rsidR="002A00BE" w:rsidRPr="00E80984">
        <w:rPr>
          <w:lang w:val="en-AU" w:eastAsia="ja-JP"/>
        </w:rPr>
        <w:t>needed to correct</w:t>
      </w:r>
      <w:r w:rsidRPr="00E80984">
        <w:rPr>
          <w:lang w:val="en-AU" w:eastAsia="ja-JP"/>
        </w:rPr>
        <w:t xml:space="preserve"> p-values</w:t>
      </w:r>
      <w:r w:rsidR="002A00BE" w:rsidRPr="00E80984">
        <w:rPr>
          <w:lang w:val="en-AU" w:eastAsia="ja-JP"/>
        </w:rPr>
        <w:t xml:space="preserve"> obtained in the previous step</w:t>
      </w:r>
      <w:r w:rsidRPr="00E80984">
        <w:rPr>
          <w:lang w:val="en-AU" w:eastAsia="ja-JP"/>
        </w:rPr>
        <w:t xml:space="preserve"> </w:t>
      </w:r>
      <w:r w:rsidR="002B7217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825E9FD8-C6BB-4606-9F6E-2134EB31CBD5&lt;/uuid&gt;&lt;priority&gt;113&lt;/priority&gt;&lt;publications&gt;&lt;publication&gt;&lt;volume&gt;10&lt;/volume&gt;&lt;publication_date&gt;99200900001200000000200000&lt;/publication_date&gt;&lt;number&gt;1&lt;/number&gt;&lt;doi&gt;10.1186/1471-2105-10-47&lt;/doi&gt;&lt;startpage&gt;47&lt;/startpage&gt;&lt;title&gt;A general modular framework for gene set enrichment analysis&lt;/title&gt;&lt;uuid&gt;C6DEFD56-9E7E-4D56-8A4A-C84EBD777CF3&lt;/uuid&gt;&lt;subtype&gt;400&lt;/subtype&gt;&lt;type&gt;400&lt;/type&gt;&lt;citekey&gt;Ackermann:2009bw&lt;/citekey&gt;&lt;url&gt;http://www.biomedcentral.com/1471-2105/10/47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Marit&lt;/firstName&gt;&lt;lastName&gt;Ackermann&lt;/lastName&gt;&lt;/author&gt;&lt;author&gt;&lt;firstName&gt;Korbinian&lt;/firstName&gt;&lt;lastName&gt;Strimmer&lt;/lastName&gt;&lt;/author&gt;&lt;/auth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/publications&gt;&lt;cites&gt;&lt;/cites&gt;&lt;/citation&gt;</w:instrText>
      </w:r>
      <w:r w:rsidR="002B7217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(56, 59)</w:t>
      </w:r>
      <w:r w:rsidR="002B7217" w:rsidRPr="00E80984">
        <w:rPr>
          <w:lang w:val="en-AU" w:eastAsia="ja-JP"/>
        </w:rPr>
        <w:fldChar w:fldCharType="end"/>
      </w:r>
      <w:r w:rsidR="00324BEA" w:rsidRPr="00E80984">
        <w:rPr>
          <w:lang w:val="en-AU" w:eastAsia="ja-JP"/>
        </w:rPr>
        <w:t>.</w:t>
      </w:r>
    </w:p>
    <w:p w14:paraId="428D3112" w14:textId="5D257C3C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proofErr w:type="spellStart"/>
      <w:r w:rsidRPr="00E80984">
        <w:rPr>
          <w:lang w:val="en-AU" w:eastAsia="ja-JP"/>
        </w:rPr>
        <w:t>Bonferroni</w:t>
      </w:r>
      <w:proofErr w:type="spellEnd"/>
      <w:r w:rsidRPr="00E80984">
        <w:rPr>
          <w:lang w:val="en-AU" w:eastAsia="ja-JP"/>
        </w:rPr>
        <w:t>-related approaches rep</w:t>
      </w:r>
      <w:r w:rsidR="00CD0695" w:rsidRPr="00E80984">
        <w:rPr>
          <w:lang w:val="en-AU" w:eastAsia="ja-JP"/>
        </w:rPr>
        <w:t xml:space="preserve">resent a straightforward way </w:t>
      </w:r>
      <w:r w:rsidR="0037212E" w:rsidRPr="00E80984">
        <w:rPr>
          <w:lang w:val="en-AU" w:eastAsia="ja-JP"/>
        </w:rPr>
        <w:t>for</w:t>
      </w:r>
      <w:r w:rsidRPr="00E80984">
        <w:rPr>
          <w:lang w:val="en-AU" w:eastAsia="ja-JP"/>
        </w:rPr>
        <w:t xml:space="preserve"> multiple test correction</w:t>
      </w:r>
      <w:r w:rsidR="00CD0695" w:rsidRPr="00E80984">
        <w:rPr>
          <w:lang w:val="en-AU" w:eastAsia="ja-JP"/>
        </w:rPr>
        <w:t>, which simply</w:t>
      </w:r>
      <w:r w:rsidRPr="00E80984">
        <w:rPr>
          <w:lang w:val="en-AU" w:eastAsia="ja-JP"/>
        </w:rPr>
        <w:t xml:space="preserve"> </w:t>
      </w:r>
      <w:r w:rsidR="00CD0695" w:rsidRPr="00E80984">
        <w:rPr>
          <w:lang w:val="en-AU" w:eastAsia="ja-JP"/>
        </w:rPr>
        <w:t>multiply</w:t>
      </w:r>
      <w:r w:rsidRPr="00E80984">
        <w:rPr>
          <w:lang w:val="en-AU" w:eastAsia="ja-JP"/>
        </w:rPr>
        <w:t xml:space="preserve"> the p-value obtained in </w:t>
      </w:r>
      <w:r w:rsidR="00F523DE" w:rsidRPr="00E80984">
        <w:rPr>
          <w:lang w:val="en-AU" w:eastAsia="ja-JP"/>
        </w:rPr>
        <w:t>each</w:t>
      </w:r>
      <w:r w:rsidRPr="00E80984">
        <w:rPr>
          <w:lang w:val="en-AU" w:eastAsia="ja-JP"/>
        </w:rPr>
        <w:t xml:space="preserve"> test by </w:t>
      </w:r>
      <w:r w:rsidR="00CD0695" w:rsidRPr="00E80984">
        <w:rPr>
          <w:lang w:val="en-AU" w:eastAsia="ja-JP"/>
        </w:rPr>
        <w:t>the total number of hypotheses (</w:t>
      </w:r>
      <w:r w:rsidRPr="00E80984">
        <w:rPr>
          <w:lang w:val="en-AU" w:eastAsia="ja-JP"/>
        </w:rPr>
        <w:t>i.e. the total number of pathways</w:t>
      </w:r>
      <w:r w:rsidR="00CD0695" w:rsidRPr="00E80984">
        <w:rPr>
          <w:lang w:val="en-AU" w:eastAsia="ja-JP"/>
        </w:rPr>
        <w:t xml:space="preserve"> being tested)</w:t>
      </w:r>
      <w:r w:rsidRPr="00E80984">
        <w:rPr>
          <w:lang w:val="en-AU" w:eastAsia="ja-JP"/>
        </w:rPr>
        <w:t xml:space="preserve">. </w:t>
      </w:r>
      <w:r w:rsidR="00EA64A9" w:rsidRPr="00E80984">
        <w:rPr>
          <w:lang w:val="en-AU" w:eastAsia="ja-JP"/>
        </w:rPr>
        <w:t xml:space="preserve">Despite </w:t>
      </w:r>
      <w:r w:rsidR="00EE72CA" w:rsidRPr="00E80984">
        <w:rPr>
          <w:lang w:val="en-AU" w:eastAsia="ja-JP"/>
        </w:rPr>
        <w:t>their simplicity to understand and implement</w:t>
      </w:r>
      <w:r w:rsidRPr="00E80984">
        <w:rPr>
          <w:lang w:val="en-AU" w:eastAsia="ja-JP"/>
        </w:rPr>
        <w:t xml:space="preserve">, </w:t>
      </w:r>
      <w:r w:rsidR="00B94E1D" w:rsidRPr="00E80984">
        <w:rPr>
          <w:lang w:val="en-AU" w:eastAsia="ja-JP"/>
        </w:rPr>
        <w:t>these approaches</w:t>
      </w:r>
      <w:r w:rsidRPr="00E80984">
        <w:rPr>
          <w:lang w:val="en-AU" w:eastAsia="ja-JP"/>
        </w:rPr>
        <w:t xml:space="preserve"> do not account for pathway </w:t>
      </w:r>
      <w:r w:rsidRPr="00E80984">
        <w:rPr>
          <w:lang w:val="en-AU" w:eastAsia="ja-JP"/>
        </w:rPr>
        <w:lastRenderedPageBreak/>
        <w:t xml:space="preserve">overlap and dependence, and therefore may result in large </w:t>
      </w:r>
      <w:r w:rsidR="00B94E1D" w:rsidRPr="00E80984">
        <w:rPr>
          <w:lang w:val="en-AU" w:eastAsia="ja-JP"/>
        </w:rPr>
        <w:t>amount</w:t>
      </w:r>
      <w:r w:rsidR="005A0632" w:rsidRPr="00E80984">
        <w:rPr>
          <w:lang w:val="en-AU" w:eastAsia="ja-JP"/>
        </w:rPr>
        <w:t xml:space="preserve"> of false negatives </w:t>
      </w:r>
      <w:r w:rsidR="002B7217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1904D37A-92F6-4A97-BCBC-991931AF7833&lt;/uuid&gt;&lt;priority&gt;114&lt;/priority&gt;&lt;publications&gt;&lt;publication&gt;&lt;uuid&gt;A5D70BE8-E644-46A6-94A0-A9C90AFF0A57&lt;/uuid&gt;&lt;volume&gt;46&lt;/volume&gt;&lt;doi&gt;Article&lt;/doi&gt;&lt;startpage&gt;561&lt;/startpage&gt;&lt;publication_date&gt;99199502011200000000222000&lt;/publication_date&gt;&lt;url&gt;http://search.ebscohost.com/login.aspx?direct=true&amp;amp;db=bth&amp;amp;AN=9503030444&amp;amp;site=ehost-live&lt;/url&gt;&lt;citekey&gt;Shaffer:1995kq&lt;/citekey&gt;&lt;type&gt;400&lt;/type&gt;&lt;title&gt;Multiple hypothesis testing.&lt;/title&gt;&lt;publisher&gt;Annual Reviews Inc.&lt;/publisher&gt;&lt;number&gt;1&lt;/number&gt;&lt;subtype&gt;400&lt;/subtype&gt;&lt;bundle&gt;&lt;publication&gt;&lt;publisher&gt;Annual Reviews Inc.&lt;/publisher&gt;&lt;title&gt;Annual Review of Psychology&lt;/title&gt;&lt;type&gt;-100&lt;/type&gt;&lt;subtype&gt;-100&lt;/subtype&gt;&lt;uuid&gt;11608DDC-B0F6-494E-AF32-83C380E84CC5&lt;/uuid&gt;&lt;/publication&gt;&lt;/bundle&gt;&lt;authors&gt;&lt;author&gt;&lt;firstName&gt;Juliet&lt;/firstName&gt;&lt;middleNames&gt;Popper&lt;/middleNames&gt;&lt;lastName&gt;Shaffer&lt;/lastName&gt;&lt;/author&gt;&lt;/auth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/publications&gt;&lt;cites&gt;&lt;/cites&gt;&lt;/citation&gt;</w:instrText>
      </w:r>
      <w:r w:rsidR="002B7217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(59, 91)</w:t>
      </w:r>
      <w:r w:rsidR="002B7217" w:rsidRPr="00E80984">
        <w:rPr>
          <w:lang w:val="en-AU" w:eastAsia="ja-JP"/>
        </w:rPr>
        <w:fldChar w:fldCharType="end"/>
      </w:r>
      <w:r w:rsidR="00324BEA" w:rsidRPr="00E80984">
        <w:rPr>
          <w:lang w:val="en-AU" w:eastAsia="ja-JP"/>
        </w:rPr>
        <w:t>.</w:t>
      </w:r>
    </w:p>
    <w:p w14:paraId="3DA061C5" w14:textId="2C7CD1F4" w:rsidR="00D437A6" w:rsidRPr="00E80984" w:rsidRDefault="00D437A6" w:rsidP="00A87260">
      <w:pPr>
        <w:pStyle w:val="ManuscriptNormal"/>
        <w:tabs>
          <w:tab w:val="left" w:pos="8100"/>
        </w:tabs>
        <w:rPr>
          <w:lang w:val="en-AU" w:eastAsia="ja-JP"/>
        </w:rPr>
      </w:pPr>
      <w:r w:rsidRPr="00E80984">
        <w:rPr>
          <w:lang w:val="en-AU" w:eastAsia="ja-JP"/>
        </w:rPr>
        <w:t>In recent years, False Discovery Rate (FDR) method</w:t>
      </w:r>
      <w:r w:rsidR="00CD1B9A" w:rsidRPr="00E80984">
        <w:rPr>
          <w:lang w:val="en-AU" w:eastAsia="ja-JP"/>
        </w:rPr>
        <w:t>s</w:t>
      </w:r>
      <w:r w:rsidRPr="00E80984">
        <w:rPr>
          <w:lang w:val="en-AU" w:eastAsia="ja-JP"/>
        </w:rPr>
        <w:t xml:space="preserve"> </w:t>
      </w:r>
      <w:r w:rsidR="00CD1B9A" w:rsidRPr="00E80984">
        <w:rPr>
          <w:lang w:val="en-AU" w:eastAsia="ja-JP"/>
        </w:rPr>
        <w:t>are</w:t>
      </w:r>
      <w:r w:rsidRPr="00E80984">
        <w:rPr>
          <w:lang w:val="en-AU" w:eastAsia="ja-JP"/>
        </w:rPr>
        <w:t xml:space="preserve"> widely used for multiple testing correction in pathway analysis as </w:t>
      </w:r>
      <w:r w:rsidR="00297203" w:rsidRPr="00E80984">
        <w:rPr>
          <w:lang w:val="en-AU" w:eastAsia="ja-JP"/>
        </w:rPr>
        <w:t>they have better performance</w:t>
      </w:r>
      <w:r w:rsidRPr="00E80984">
        <w:rPr>
          <w:lang w:val="en-AU" w:eastAsia="ja-JP"/>
        </w:rPr>
        <w:t xml:space="preserve"> </w:t>
      </w:r>
      <w:r w:rsidR="00297203" w:rsidRPr="00E80984">
        <w:rPr>
          <w:lang w:val="en-AU" w:eastAsia="ja-JP"/>
        </w:rPr>
        <w:t>than</w:t>
      </w:r>
      <w:r w:rsidRPr="00E80984">
        <w:rPr>
          <w:lang w:val="en-AU" w:eastAsia="ja-JP"/>
        </w:rPr>
        <w:t xml:space="preserve"> the </w:t>
      </w:r>
      <w:proofErr w:type="spellStart"/>
      <w:r w:rsidRPr="00E80984">
        <w:rPr>
          <w:lang w:val="en-AU" w:eastAsia="ja-JP"/>
        </w:rPr>
        <w:t>Bonferroni</w:t>
      </w:r>
      <w:proofErr w:type="spellEnd"/>
      <w:r w:rsidRPr="00E80984">
        <w:rPr>
          <w:lang w:val="en-AU" w:eastAsia="ja-JP"/>
        </w:rPr>
        <w:t>-related methods</w:t>
      </w:r>
      <w:r w:rsidR="004A76D1" w:rsidRPr="00E80984">
        <w:rPr>
          <w:lang w:val="en-AU" w:eastAsia="ja-JP"/>
        </w:rPr>
        <w:t xml:space="preserve"> </w:t>
      </w:r>
      <w:r w:rsidR="004A76D1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45556D1D-C83B-4B9E-9E54-E74378C131D3&lt;/uuid&gt;&lt;priority&gt;115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publication&gt;&lt;uuid&gt;33033526-01EE-4249-AD02-CFA43823062A&lt;/uuid&gt;&lt;volume&gt;13&lt;/volume&gt;&lt;doi&gt;10.1093/bib/bbr049&lt;/doi&gt;&lt;startpage&gt;281&lt;/startpage&gt;&lt;publication_date&gt;99201205001200000000220000&lt;/publication_date&gt;&lt;url&gt;http://eutils.ncbi.nlm.nih.gov/entrez/eutils/elink.fcgi?dbfrom=pubmed&amp;amp;id=21900207&amp;amp;retmode=ref&amp;amp;cmd=prlinks&lt;/url&gt;&lt;citekey&gt;Hung:2012fp&lt;/citekey&gt;&lt;type&gt;400&lt;/type&gt;&lt;title&gt;Gene set enrichment analysis: performance evaluation and usage guidelines.&lt;/title&gt;&lt;location&gt;200,5,42.2798530,-71.7919027&lt;/location&gt;&lt;institution&gt;Bioinformatics and Integrative Biology, University of Massachusetts Medical School, 364 Plantation Street, Worcester, MA 01605, USA.&lt;/institution&gt;&lt;number&gt;3&lt;/number&gt;&lt;subtype&gt;400&lt;/subtype&gt;&lt;endpage&gt;291&lt;/endpage&gt;&lt;bundle&gt;&lt;publication&gt;&lt;title&gt;Briefings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Jui-Hung&lt;/firstName&gt;&lt;lastName&gt;Hung&lt;/lastName&gt;&lt;/author&gt;&lt;author&gt;&lt;firstName&gt;Tun-Hsiang&lt;/firstName&gt;&lt;lastName&gt;Yang&lt;/lastName&gt;&lt;/author&gt;&lt;author&gt;&lt;firstName&gt;Zhenjun&lt;/firstName&gt;&lt;lastName&gt;Hu&lt;/lastName&gt;&lt;/author&gt;&lt;author&gt;&lt;firstName&gt;Zhiping&lt;/firstName&gt;&lt;lastName&gt;Weng&lt;/lastName&gt;&lt;/author&gt;&lt;author&gt;&lt;firstName&gt;Charles&lt;/firstName&gt;&lt;lastName&gt;DeLisi&lt;/lastName&gt;&lt;/author&gt;&lt;/authors&gt;&lt;/publication&gt;&lt;/publications&gt;&lt;cites&gt;&lt;/cites&gt;&lt;/citation&gt;</w:instrText>
      </w:r>
      <w:r w:rsidR="004A76D1" w:rsidRPr="00E80984">
        <w:rPr>
          <w:lang w:val="en-AU" w:eastAsia="ja-JP"/>
        </w:rPr>
        <w:fldChar w:fldCharType="separate"/>
      </w:r>
      <w:r w:rsidR="00A62C51" w:rsidRPr="00E80984">
        <w:rPr>
          <w:lang w:val="en-AU" w:eastAsia="zh-TW"/>
        </w:rPr>
        <w:t>(58, 59)</w:t>
      </w:r>
      <w:r w:rsidR="004A76D1"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. Several variations of FDR with different assumptions of the underlying data distribution have been proposed, which include </w:t>
      </w:r>
      <w:r w:rsidR="00981E78" w:rsidRPr="00E80984">
        <w:rPr>
          <w:lang w:val="en-AU" w:eastAsia="ja-JP"/>
        </w:rPr>
        <w:t xml:space="preserve">the </w:t>
      </w:r>
      <w:proofErr w:type="spellStart"/>
      <w:r w:rsidRPr="00E80984">
        <w:rPr>
          <w:lang w:val="en-AU" w:eastAsia="ja-JP"/>
        </w:rPr>
        <w:t>Benjamini-Yekutieli</w:t>
      </w:r>
      <w:proofErr w:type="spellEnd"/>
      <w:r w:rsidRPr="00E80984">
        <w:rPr>
          <w:lang w:val="en-AU" w:eastAsia="ja-JP"/>
        </w:rPr>
        <w:t xml:space="preserve"> (BY) correction</w:t>
      </w:r>
      <w:r w:rsidR="001C6FA4" w:rsidRPr="00E80984">
        <w:rPr>
          <w:lang w:val="en-AU" w:eastAsia="ja-JP"/>
        </w:rPr>
        <w:t xml:space="preserve"> </w:t>
      </w:r>
      <w:r w:rsidR="001C6FA4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&lt;citation&gt;&lt;uuid&gt;7C916208-BD63-4ECB-92DE-7B929F6154EE&lt;/uuid&gt;&lt;priority&gt;116&lt;/priority&gt;&lt;publications&gt;&lt;publication&gt;&lt;publication_date&gt;99200112031200000000222000&lt;/publication_date&gt;&lt;startpage&gt;1&lt;/startpage&gt;&lt;title&gt;THE CONTROL OF THE FALSE DISCOVERY RATE IN MULTIPLE TESTING UNDER DEPENDENCY&lt;/title&gt;&lt;uuid&gt;A1AA2C81-3DE1-49EB-835D-9C082ED880C8&lt;/uuid&gt;&lt;subtype&gt;400&lt;/subtype&gt;&lt;endpage&gt;24&lt;/endpage&gt;&lt;type&gt;400&lt;/type&gt;&lt;citekey&gt;Yekutieli:2001wa&lt;/citekey&gt;&lt;url&gt;http://projecteuclid.org/DPubS/Repository/1.0/Disseminate?view=body&amp;amp;id=pdf_1&amp;amp;handle=euclid.aos/1013699998&lt;/url&gt;&lt;authors&gt;&lt;author&gt;&lt;firstName&gt;Daniel&lt;/firstName&gt;&lt;lastName&gt;Yekutieli&lt;/lastName&gt;&lt;/author&gt;&lt;/authors&gt;&lt;/publication&gt;&lt;/publications&gt;&lt;cites&gt;&lt;/cites&gt;&lt;/citation&gt;</w:instrText>
      </w:r>
      <w:r w:rsidR="001C6FA4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(92)</w:t>
      </w:r>
      <w:r w:rsidR="001C6FA4"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, </w:t>
      </w:r>
      <w:r w:rsidR="00981E78" w:rsidRPr="00E80984">
        <w:rPr>
          <w:lang w:val="en-AU" w:eastAsia="ja-JP"/>
        </w:rPr>
        <w:t xml:space="preserve">the </w:t>
      </w:r>
      <w:proofErr w:type="spellStart"/>
      <w:r w:rsidRPr="00E80984">
        <w:rPr>
          <w:lang w:val="en-AU" w:eastAsia="ja-JP"/>
        </w:rPr>
        <w:t>Benjamini</w:t>
      </w:r>
      <w:proofErr w:type="spellEnd"/>
      <w:r w:rsidRPr="00E80984">
        <w:rPr>
          <w:lang w:val="en-AU" w:eastAsia="ja-JP"/>
        </w:rPr>
        <w:t>-Hochberg (BH) correction</w:t>
      </w:r>
      <w:r w:rsidR="005E07DC" w:rsidRPr="00E80984">
        <w:rPr>
          <w:lang w:val="en-AU" w:eastAsia="ja-JP"/>
        </w:rPr>
        <w:t xml:space="preserve"> </w:t>
      </w:r>
      <w:r w:rsidR="005E07DC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64E1EB5C-E2F2-4CEC-B0DE-4366C9BA44AD&lt;/uuid&gt;&lt;priority&gt;117&lt;/priority&gt;&lt;publications&gt;&lt;publication&gt;&lt;uuid&gt;4FD6D991-8179-42F8-B5A9-469CBA4D9E4C&lt;/uuid&gt;&lt;volume&gt;57&lt;/volume&gt;&lt;startpage&gt;289&lt;/startpage&gt;&lt;publication_date&gt;99199500001200000000200000&lt;/publication_date&gt;&lt;url&gt;http://uq.summon.serialssolutions.com/link/0/eLvHCXMwTV29CsJADD4EwcWloLf6Ai09vd-5WBwEQTroeJfkxoLY98f0qOgUsoRAku8jkB8hDswA5JIyLhpjNXlNzjiXkGXQvtzt_EX0D837Sqxo3ImhPw_dpV6eAdQQuJYdMbVAZksWgSkrmaQhonLZ43HuypkGWyQKJnposwd7QmNARQ3WxYBqL7Zxnhkfp7JbhlKsMweY5Ay6kh2QYvMI3fV5uy9q9VWbd1mAal6TZIwv-VGrpv0A_eY5DQ&lt;/url&gt;&lt;citekey&gt;Benjamini:1995ws&lt;/citekey&gt;&lt;type&gt;400&lt;/type&gt;&lt;title&gt;Controlling the False Discovery Rate: A Practical and Powerful Approach to Multiple Testing&lt;/title&gt;&lt;publisher&gt;Royal Statistical Society&lt;/publisher&gt;&lt;location&gt;200,4,51.7520209,-1.2577263&lt;/location&gt;&lt;number&gt;1&lt;/number&gt;&lt;subtype&gt;400&lt;/subtype&gt;&lt;place&gt;OXFORD&lt;/place&gt;&lt;endpage&gt;300&lt;/endpage&gt;&lt;bundle&gt;&lt;publication&gt;&lt;publisher&gt;Royal Statistical Society&lt;/publisher&gt;&lt;title&gt;Journal of the Royal Statistical Society. Series B (Methodological)&lt;/title&gt;&lt;type&gt;-100&lt;/type&gt;&lt;subtype&gt;-100&lt;/subtype&gt;&lt;uuid&gt;D385E661-0B2D-4012-9575-27B32F879103&lt;/uuid&gt;&lt;/publication&gt;&lt;/bundle&gt;&lt;authors&gt;&lt;author&gt;&lt;firstName&gt;Yoav&lt;/firstName&gt;&lt;lastName&gt;Benjamini&lt;/lastName&gt;&lt;/author&gt;&lt;author&gt;&lt;firstName&gt;Yosef&lt;/firstName&gt;&lt;lastName&gt;Hochberg&lt;/lastName&gt;&lt;/author&gt;&lt;/authors&gt;&lt;/publication&gt;&lt;/publications&gt;&lt;cites&gt;&lt;/cites&gt;&lt;/citation&gt;</w:instrText>
      </w:r>
      <w:r w:rsidR="005E07DC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(93)</w:t>
      </w:r>
      <w:r w:rsidR="005E07DC"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>, positive FDR (</w:t>
      </w:r>
      <w:proofErr w:type="spellStart"/>
      <w:r w:rsidRPr="00E80984">
        <w:rPr>
          <w:lang w:val="en-AU" w:eastAsia="ja-JP"/>
        </w:rPr>
        <w:t>pFDR</w:t>
      </w:r>
      <w:proofErr w:type="spellEnd"/>
      <w:r w:rsidRPr="00E80984">
        <w:rPr>
          <w:lang w:val="en-AU" w:eastAsia="ja-JP"/>
        </w:rPr>
        <w:t>)</w:t>
      </w:r>
      <w:r w:rsidR="00F51BAF" w:rsidRPr="00E80984">
        <w:rPr>
          <w:lang w:val="en-AU" w:eastAsia="ja-JP"/>
        </w:rPr>
        <w:t xml:space="preserve"> </w:t>
      </w:r>
      <w:r w:rsidR="00F51BAF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&lt;citation&gt;&lt;uuid&gt;260FF271-8944-416D-8705-0F6999E5C529&lt;/uuid&gt;&lt;priority&gt;118&lt;/priority&gt;&lt;publications&gt;&lt;publication&gt;&lt;type&gt;400&lt;/type&gt;&lt;publication_date&gt;99200100001200000000200000&lt;/publication_date&gt;&lt;title&gt;Estimating false discovery rates under dependence, with applications to DNA microarrays&lt;/title&gt;&lt;url&gt;http://genomics.princeton.edu/storeylab/papers/dep.pdf&lt;/url&gt;&lt;subtype&gt;400&lt;/subtype&gt;&lt;uuid&gt;4E8C73F1-5AE3-4789-9B4A-593C905B04F7&lt;/uuid&gt;&lt;bundle&gt;&lt;publication&gt;&lt;title&gt;Technical of Report 2001&lt;/title&gt;&lt;type&gt;-100&lt;/type&gt;&lt;subtype&gt;-100&lt;/subtype&gt;&lt;uuid&gt;A9453CFC-C804-4EB1-AF81-32D0DC491ED0&lt;/uuid&gt;&lt;/publication&gt;&lt;/bundle&gt;&lt;authors&gt;&lt;author&gt;&lt;firstName&gt;J&lt;/firstName&gt;&lt;middleNames&gt;D&lt;/middleNames&gt;&lt;lastName&gt;Storey&lt;/lastName&gt;&lt;/author&gt;&lt;author&gt;&lt;firstName&gt;R&lt;/firstName&gt;&lt;lastName&gt;Tibshirani&lt;/lastName&gt;&lt;/author&gt;&lt;/authors&gt;&lt;/publication&gt;&lt;/publications&gt;&lt;cites&gt;&lt;/cites&gt;&lt;/citation&gt;</w:instrText>
      </w:r>
      <w:r w:rsidR="00F51BAF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(94)</w:t>
      </w:r>
      <w:r w:rsidR="00F51BAF" w:rsidRPr="00E80984">
        <w:rPr>
          <w:lang w:val="en-AU" w:eastAsia="ja-JP"/>
        </w:rPr>
        <w:fldChar w:fldCharType="end"/>
      </w:r>
      <w:r w:rsidRPr="00E80984">
        <w:rPr>
          <w:lang w:val="en-AU" w:eastAsia="ja-JP"/>
        </w:rPr>
        <w:t xml:space="preserve">, </w:t>
      </w:r>
      <w:r w:rsidR="001C6FA4" w:rsidRPr="00E80984">
        <w:rPr>
          <w:lang w:val="en-AU" w:eastAsia="ja-JP"/>
        </w:rPr>
        <w:t xml:space="preserve">and </w:t>
      </w:r>
      <w:r w:rsidRPr="00E80984">
        <w:rPr>
          <w:lang w:val="en-AU" w:eastAsia="ja-JP"/>
        </w:rPr>
        <w:t>significant analysis of microarra</w:t>
      </w:r>
      <w:r w:rsidR="001C6FA4" w:rsidRPr="00E80984">
        <w:rPr>
          <w:lang w:val="en-AU" w:eastAsia="ja-JP"/>
        </w:rPr>
        <w:t xml:space="preserve">y (SAM) FDR </w:t>
      </w:r>
      <w:r w:rsidR="001C6FA4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&lt;citation&gt;&lt;uuid&gt;31D03D48-B6D5-47D7-8841-CF3FEF008C9C&lt;/uuid&gt;&lt;priority&gt;119&lt;/priority&gt;&lt;publications&gt;&lt;publication&gt;&lt;type&gt;400&lt;/type&gt;&lt;publication_date&gt;99200300001200000000200000&lt;/publication_date&gt;&lt;title&gt;Multiple hypothesis testing in microarray experiments&lt;/title&gt;&lt;url&gt;http://www.jstor.org/stable/3182872&lt;/url&gt;&lt;subtype&gt;400&lt;/subtype&gt;&lt;uuid&gt;F441A9BA-A42F-44F2-B147-46BA52B8F766&lt;/uuid&gt;&lt;bundle&gt;&lt;publication&gt;&lt;title&gt;Statistical Science&lt;/title&gt;&lt;type&gt;-100&lt;/type&gt;&lt;subtype&gt;-100&lt;/subtype&gt;&lt;uuid&gt;42AE4EC5-27D3-4EE1-A6C2-0C65508EB5E1&lt;/uuid&gt;&lt;/publication&gt;&lt;/bundle&gt;&lt;authors&gt;&lt;author&gt;&lt;firstName&gt;S&lt;/firstName&gt;&lt;lastName&gt;Dudoit&lt;/lastName&gt;&lt;/author&gt;&lt;author&gt;&lt;firstName&gt;J&lt;/firstName&gt;&lt;middleNames&gt;P&lt;/middleNames&gt;&lt;lastName&gt;Shaffer&lt;/lastName&gt;&lt;/author&gt;&lt;author&gt;&lt;firstName&gt;J&lt;/firstName&gt;&lt;middleNames&gt;C&lt;/middleNames&gt;&lt;lastName&gt;Boldrick&lt;/lastName&gt;&lt;/author&gt;&lt;/authors&gt;&lt;/publication&gt;&lt;/publications&gt;&lt;cites&gt;&lt;/cites&gt;&lt;/citation&gt;</w:instrText>
      </w:r>
      <w:r w:rsidR="001C6FA4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(95)</w:t>
      </w:r>
      <w:r w:rsidR="001C6FA4" w:rsidRPr="00E80984">
        <w:rPr>
          <w:lang w:val="en-AU" w:eastAsia="ja-JP"/>
        </w:rPr>
        <w:fldChar w:fldCharType="end"/>
      </w:r>
      <w:r w:rsidR="0091328F" w:rsidRPr="00E80984">
        <w:rPr>
          <w:lang w:val="en-AU" w:eastAsia="ja-JP"/>
        </w:rPr>
        <w:t>.</w:t>
      </w:r>
      <w:r w:rsidR="00AE777C"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t xml:space="preserve">Kim </w:t>
      </w:r>
      <w:r w:rsidRPr="00E80984">
        <w:rPr>
          <w:i/>
          <w:lang w:val="en-AU" w:eastAsia="ja-JP"/>
        </w:rPr>
        <w:t>et al.</w:t>
      </w:r>
      <w:r w:rsidR="00D27C10" w:rsidRPr="00E80984">
        <w:rPr>
          <w:lang w:val="en-AU" w:eastAsia="ja-JP"/>
        </w:rPr>
        <w:t xml:space="preserve"> </w:t>
      </w:r>
      <w:r w:rsidRPr="00E80984">
        <w:rPr>
          <w:lang w:val="en-AU" w:eastAsia="ja-JP"/>
        </w:rPr>
        <w:t xml:space="preserve">compared these FDR methods using random correlation matrices, and </w:t>
      </w:r>
      <w:r w:rsidR="00D21F1E" w:rsidRPr="00E80984">
        <w:rPr>
          <w:lang w:val="en-AU" w:eastAsia="ja-JP"/>
        </w:rPr>
        <w:t>found</w:t>
      </w:r>
      <w:r w:rsidR="008C4434" w:rsidRPr="00E80984">
        <w:rPr>
          <w:lang w:val="en-AU" w:eastAsia="ja-JP"/>
        </w:rPr>
        <w:t xml:space="preserve"> that BH</w:t>
      </w:r>
      <w:r w:rsidRPr="00E80984">
        <w:rPr>
          <w:lang w:val="en-AU" w:eastAsia="ja-JP"/>
        </w:rPr>
        <w:t xml:space="preserve"> </w:t>
      </w:r>
      <w:ins w:id="30" w:author="Kim-Anh Le Cao" w:date="2016-01-15T15:43:00Z">
        <w:r w:rsidR="004D30C3">
          <w:rPr>
            <w:lang w:val="en-AU" w:eastAsia="ja-JP"/>
          </w:rPr>
          <w:t>wa</w:t>
        </w:r>
      </w:ins>
      <w:del w:id="31" w:author="Kim-Anh Le Cao" w:date="2016-01-15T15:43:00Z">
        <w:r w:rsidRPr="00E80984" w:rsidDel="004D30C3">
          <w:rPr>
            <w:lang w:val="en-AU" w:eastAsia="ja-JP"/>
          </w:rPr>
          <w:delText>i</w:delText>
        </w:r>
      </w:del>
      <w:r w:rsidRPr="00E80984">
        <w:rPr>
          <w:lang w:val="en-AU" w:eastAsia="ja-JP"/>
        </w:rPr>
        <w:t xml:space="preserve">s the most </w:t>
      </w:r>
      <w:r w:rsidR="008C4434" w:rsidRPr="00E80984">
        <w:rPr>
          <w:lang w:val="en-AU" w:eastAsia="ja-JP"/>
        </w:rPr>
        <w:t xml:space="preserve">robust </w:t>
      </w:r>
      <w:del w:id="32" w:author="Kim-Anh Le Cao" w:date="2016-01-15T15:43:00Z">
        <w:r w:rsidR="00B86D6F" w:rsidDel="004D30C3">
          <w:rPr>
            <w:lang w:val="en-AU" w:eastAsia="ja-JP"/>
          </w:rPr>
          <w:delText>one</w:delText>
        </w:r>
        <w:r w:rsidR="006F67FE" w:rsidRPr="00E80984" w:rsidDel="004D30C3">
          <w:rPr>
            <w:lang w:val="en-AU" w:eastAsia="ja-JP"/>
          </w:rPr>
          <w:delText xml:space="preserve"> </w:delText>
        </w:r>
      </w:del>
      <w:ins w:id="33" w:author="Kim-Anh Le Cao" w:date="2016-01-15T15:43:00Z">
        <w:r w:rsidR="004D30C3">
          <w:rPr>
            <w:lang w:val="en-AU" w:eastAsia="ja-JP"/>
          </w:rPr>
          <w:t>method</w:t>
        </w:r>
        <w:r w:rsidR="004D30C3" w:rsidRPr="00E80984">
          <w:rPr>
            <w:lang w:val="en-AU" w:eastAsia="ja-JP"/>
          </w:rPr>
          <w:t xml:space="preserve"> </w:t>
        </w:r>
      </w:ins>
      <w:r w:rsidR="006F67FE" w:rsidRPr="00E80984">
        <w:rPr>
          <w:lang w:val="en-AU" w:eastAsia="ja-JP"/>
        </w:rPr>
        <w:fldChar w:fldCharType="begin"/>
      </w:r>
      <w:r w:rsidR="00CA74E2">
        <w:rPr>
          <w:lang w:val="en-AU" w:eastAsia="ja-JP"/>
        </w:rPr>
        <w:instrText xml:space="preserve"> ADDIN PAPERS2_CITATIONS &lt;citation&gt;&lt;uuid&gt;AE5DE7E3-3EB0-49A4-84C7-EFF9669E9C49&lt;/uuid&gt;&lt;priority&gt;120&lt;/priority&gt;&lt;publications&gt;&lt;publication&gt;&lt;volume&gt;9&lt;/volume&gt;&lt;publication_date&gt;99200800001200000000200000&lt;/publication_date&gt;&lt;number&gt;1&lt;/number&gt;&lt;doi&gt;10.1186/1471-2105-9-114&lt;/doi&gt;&lt;startpage&gt;114&lt;/startpage&gt;&lt;title&gt;Effects of dependence in high-dimensional multiple testing problems&lt;/title&gt;&lt;uuid&gt;727C16E1-F008-4EC0-B312-ECD32301E175&lt;/uuid&gt;&lt;subtype&gt;400&lt;/subtype&gt;&lt;type&gt;400&lt;/type&gt;&lt;citekey&gt;Kim:2008fs&lt;/citekey&gt;&lt;url&gt;http://www.biomedcentral.com/1471-2105/9/114&lt;/url&gt;&lt;bundle&gt;&lt;publication&gt;&lt;publisher&gt;BioMed Central Ltd&lt;/publisher&gt;&lt;title&gt;BMC Bioinformatics&lt;/title&gt;&lt;type&gt;-100&lt;/type&gt;&lt;subtype&gt;-100&lt;/subtype&gt;&lt;uuid&gt;6BBCAB4C-C6E4-43EA-A8A7-7C12E91BA221&lt;/uuid&gt;&lt;/publication&gt;&lt;/bundle&gt;&lt;authors&gt;&lt;author&gt;&lt;firstName&gt;Kyung&lt;/firstName&gt;&lt;middleNames&gt;In&lt;/middleNames&gt;&lt;lastName&gt;Kim&lt;/lastName&gt;&lt;/author&gt;&lt;author&gt;&lt;lastName&gt;Wiel&lt;/lastName&gt;&lt;nonDroppingParticle&gt;van de&lt;/nonDroppingParticle&gt;&lt;firstName&gt;Mark&lt;/firstName&gt;&lt;middleNames&gt;A&lt;/middleNames&gt;&lt;/author&gt;&lt;/authors&gt;&lt;/publication&gt;&lt;/publications&gt;&lt;cites&gt;&lt;/cites&gt;&lt;/citation&gt;</w:instrText>
      </w:r>
      <w:r w:rsidR="006F67FE" w:rsidRPr="00E80984">
        <w:rPr>
          <w:lang w:val="en-AU" w:eastAsia="ja-JP"/>
        </w:rPr>
        <w:fldChar w:fldCharType="separate"/>
      </w:r>
      <w:r w:rsidR="00CA74E2">
        <w:rPr>
          <w:lang w:eastAsia="zh-TW"/>
        </w:rPr>
        <w:t>(96)</w:t>
      </w:r>
      <w:r w:rsidR="006F67FE" w:rsidRPr="00E80984">
        <w:rPr>
          <w:lang w:val="en-AU" w:eastAsia="ja-JP"/>
        </w:rPr>
        <w:fldChar w:fldCharType="end"/>
      </w:r>
      <w:r w:rsidR="00AE777C" w:rsidRPr="00E80984">
        <w:rPr>
          <w:lang w:val="en-AU" w:eastAsia="ja-JP"/>
        </w:rPr>
        <w:t>.</w:t>
      </w:r>
    </w:p>
    <w:p w14:paraId="631A56EF" w14:textId="0485F6FA" w:rsidR="00F25DD8" w:rsidRPr="00E80984" w:rsidRDefault="00F25DD8" w:rsidP="00A87260">
      <w:pPr>
        <w:pStyle w:val="ManuscriptHeading3"/>
        <w:tabs>
          <w:tab w:val="left" w:pos="8100"/>
        </w:tabs>
        <w:rPr>
          <w:lang w:val="en-AU" w:eastAsia="ja-JP"/>
        </w:rPr>
      </w:pPr>
      <w:bookmarkStart w:id="34" w:name="_Toc233262420"/>
      <w:r w:rsidRPr="00E80984">
        <w:rPr>
          <w:lang w:val="en-AU" w:eastAsia="ja-JP"/>
        </w:rPr>
        <w:t>Recent advances in pathway analysis approaches</w:t>
      </w:r>
    </w:p>
    <w:p w14:paraId="55BB7BC5" w14:textId="660D5BB7" w:rsidR="009470C4" w:rsidRPr="00E80984" w:rsidRDefault="008320CB" w:rsidP="00DB15A1">
      <w:pPr>
        <w:pStyle w:val="ManuscriptNormal"/>
        <w:rPr>
          <w:lang w:val="en-AU"/>
        </w:rPr>
      </w:pPr>
      <w:r w:rsidRPr="00E80984">
        <w:rPr>
          <w:lang w:val="en-AU"/>
        </w:rPr>
        <w:t>Despite the great number of pathway analysis methods</w:t>
      </w:r>
      <w:r w:rsidR="00C24571" w:rsidRPr="00E80984">
        <w:rPr>
          <w:lang w:val="en-AU"/>
        </w:rPr>
        <w:t xml:space="preserve"> that have been developed</w:t>
      </w:r>
      <w:r w:rsidRPr="00E80984">
        <w:rPr>
          <w:lang w:val="en-AU"/>
        </w:rPr>
        <w:t xml:space="preserve">, </w:t>
      </w:r>
      <w:r w:rsidR="00C24571" w:rsidRPr="00E80984">
        <w:rPr>
          <w:lang w:val="en-AU"/>
        </w:rPr>
        <w:t>and the significant</w:t>
      </w:r>
      <w:r w:rsidRPr="00E80984">
        <w:rPr>
          <w:lang w:val="en-AU"/>
        </w:rPr>
        <w:t xml:space="preserve"> role </w:t>
      </w:r>
      <w:r w:rsidR="00A26BD9" w:rsidRPr="00E80984">
        <w:rPr>
          <w:lang w:val="en-AU"/>
        </w:rPr>
        <w:t>these methods</w:t>
      </w:r>
      <w:r w:rsidR="00C24571" w:rsidRPr="00E80984">
        <w:rPr>
          <w:lang w:val="en-AU"/>
        </w:rPr>
        <w:t xml:space="preserve"> have played </w:t>
      </w:r>
      <w:r w:rsidRPr="00E80984">
        <w:rPr>
          <w:lang w:val="en-AU"/>
        </w:rPr>
        <w:t>in interpret</w:t>
      </w:r>
      <w:r w:rsidR="00C24571" w:rsidRPr="00E80984">
        <w:rPr>
          <w:lang w:val="en-AU"/>
        </w:rPr>
        <w:t>ing</w:t>
      </w:r>
      <w:r w:rsidRPr="00E80984">
        <w:rPr>
          <w:lang w:val="en-AU"/>
        </w:rPr>
        <w:t xml:space="preserve"> geno</w:t>
      </w:r>
      <w:r w:rsidR="00C24571" w:rsidRPr="00E80984">
        <w:rPr>
          <w:lang w:val="en-AU"/>
        </w:rPr>
        <w:t xml:space="preserve">me-wide molecular measurements, </w:t>
      </w:r>
      <w:r w:rsidR="00111BE7" w:rsidRPr="00E80984">
        <w:rPr>
          <w:lang w:val="en-AU"/>
        </w:rPr>
        <w:t>the vast majority of the metho</w:t>
      </w:r>
      <w:r w:rsidR="00097707" w:rsidRPr="00E80984">
        <w:rPr>
          <w:lang w:val="en-AU"/>
        </w:rPr>
        <w:t>d</w:t>
      </w:r>
      <w:r w:rsidR="00111BE7" w:rsidRPr="00E80984">
        <w:rPr>
          <w:lang w:val="en-AU"/>
        </w:rPr>
        <w:t xml:space="preserve">s </w:t>
      </w:r>
      <w:r w:rsidR="0086631E" w:rsidRPr="00E80984">
        <w:rPr>
          <w:lang w:val="en-AU"/>
        </w:rPr>
        <w:t xml:space="preserve">focus on identifying altered pathways between two phenotypic groups (e.g. cancer versus normal), and </w:t>
      </w:r>
      <w:r w:rsidR="006F19C6" w:rsidRPr="00E80984">
        <w:rPr>
          <w:lang w:val="en-AU"/>
        </w:rPr>
        <w:t xml:space="preserve">thus </w:t>
      </w:r>
      <w:r w:rsidR="00E47BA1" w:rsidRPr="00E80984">
        <w:rPr>
          <w:lang w:val="en-AU"/>
        </w:rPr>
        <w:t>cannot provide information regarding pathway a</w:t>
      </w:r>
      <w:r w:rsidR="00124CD7" w:rsidRPr="00E80984">
        <w:rPr>
          <w:lang w:val="en-AU"/>
        </w:rPr>
        <w:t>berrance in individual samples.</w:t>
      </w:r>
      <w:r w:rsidR="003208F7" w:rsidRPr="00E80984">
        <w:rPr>
          <w:lang w:val="en-AU"/>
        </w:rPr>
        <w:t xml:space="preserve"> This issue is becoming a critical concern </w:t>
      </w:r>
      <w:del w:id="35" w:author="Kim-Anh Le Cao" w:date="2016-01-15T15:44:00Z">
        <w:r w:rsidR="008610B3" w:rsidDel="00505E62">
          <w:rPr>
            <w:lang w:val="en-AU"/>
          </w:rPr>
          <w:delText>given the fact</w:delText>
        </w:r>
        <w:r w:rsidR="00E76527" w:rsidRPr="00E80984" w:rsidDel="00505E62">
          <w:rPr>
            <w:lang w:val="en-AU"/>
          </w:rPr>
          <w:delText xml:space="preserve"> that </w:delText>
        </w:r>
      </w:del>
      <w:proofErr w:type="gramStart"/>
      <w:ins w:id="36" w:author="Kim-Anh Le Cao" w:date="2016-01-15T15:44:00Z">
        <w:r w:rsidR="00505E62">
          <w:rPr>
            <w:lang w:val="en-AU"/>
          </w:rPr>
          <w:t>as</w:t>
        </w:r>
        <w:proofErr w:type="gramEnd"/>
        <w:r w:rsidR="00505E62">
          <w:rPr>
            <w:lang w:val="en-AU"/>
          </w:rPr>
          <w:t xml:space="preserve"> </w:t>
        </w:r>
      </w:ins>
      <w:r w:rsidR="003B15F5" w:rsidRPr="00E80984">
        <w:rPr>
          <w:lang w:val="en-AU"/>
        </w:rPr>
        <w:t xml:space="preserve">cancer is a heterogeneous disease. </w:t>
      </w:r>
      <w:r w:rsidR="001678BB" w:rsidRPr="00E80984">
        <w:rPr>
          <w:lang w:val="en-AU"/>
        </w:rPr>
        <w:t xml:space="preserve">Dissecting this heterogeneity will be </w:t>
      </w:r>
      <w:r w:rsidR="00F865BB" w:rsidRPr="00E80984">
        <w:rPr>
          <w:lang w:val="en-AU"/>
        </w:rPr>
        <w:t xml:space="preserve">crucial for </w:t>
      </w:r>
      <w:r w:rsidR="005A4B58" w:rsidRPr="00E80984">
        <w:rPr>
          <w:lang w:val="en-AU"/>
        </w:rPr>
        <w:t xml:space="preserve">understanding the underlying mechanisms and disease status of each tumour, and for </w:t>
      </w:r>
      <w:r w:rsidR="00DC223B" w:rsidRPr="00E80984">
        <w:rPr>
          <w:lang w:val="en-AU"/>
        </w:rPr>
        <w:t xml:space="preserve">developing </w:t>
      </w:r>
      <w:r w:rsidR="00B42871" w:rsidRPr="00E80984">
        <w:rPr>
          <w:lang w:val="en-AU"/>
        </w:rPr>
        <w:t xml:space="preserve">tailed therapies </w:t>
      </w:r>
      <w:r w:rsidR="00E91341" w:rsidRPr="00E80984">
        <w:rPr>
          <w:lang w:val="en-AU"/>
        </w:rPr>
        <w:t>that target specific pathways.</w:t>
      </w:r>
      <w:r w:rsidR="00F66D19" w:rsidRPr="00E80984">
        <w:rPr>
          <w:lang w:val="en-AU"/>
        </w:rPr>
        <w:t xml:space="preserve"> In the following part, I discuss several </w:t>
      </w:r>
      <w:r w:rsidR="004100AB" w:rsidRPr="00E80984">
        <w:rPr>
          <w:lang w:val="en-AU"/>
        </w:rPr>
        <w:t>tools that have been recently developed for i</w:t>
      </w:r>
      <w:r w:rsidR="00C45E4A" w:rsidRPr="00E80984">
        <w:rPr>
          <w:lang w:val="en-AU"/>
        </w:rPr>
        <w:t>ndividualised pathway analysis.</w:t>
      </w:r>
    </w:p>
    <w:p w14:paraId="54332493" w14:textId="5A4171AA" w:rsidR="00105D10" w:rsidRPr="00E80984" w:rsidRDefault="00105D10" w:rsidP="006C1D43">
      <w:pPr>
        <w:pStyle w:val="ManuscriptNormal"/>
        <w:rPr>
          <w:lang w:val="en-AU"/>
        </w:rPr>
      </w:pPr>
      <w:proofErr w:type="spellStart"/>
      <w:r w:rsidRPr="00E80984">
        <w:rPr>
          <w:lang w:val="en-AU"/>
        </w:rPr>
        <w:t>Ahn</w:t>
      </w:r>
      <w:proofErr w:type="spellEnd"/>
      <w:r w:rsidRPr="00E80984">
        <w:rPr>
          <w:lang w:val="en-AU"/>
        </w:rPr>
        <w:t xml:space="preserve"> et al. </w:t>
      </w:r>
      <w:r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BE5813D2-E82B-4BA8-B787-BC40F80BBFA3&lt;/uuid&gt;&lt;priority&gt;121&lt;/priority&gt;&lt;publications&gt;&lt;publication&gt;&lt;uuid&gt;255BCC25-F5FA-4258-8737-F32D9B024071&lt;/uuid&gt;&lt;volume&gt;30&lt;/volume&gt;&lt;doi&gt;10.1093/bioinformatics/btu449&lt;/doi&gt;&lt;startpage&gt;i422&lt;/startpage&gt;&lt;publication_date&gt;99201409011200000000222000&lt;/publication_date&gt;&lt;url&gt;http://eutils.ncbi.nlm.nih.gov/entrez/eutils/elink.fcgi?dbfrom=pubmed&amp;amp;id=25161229&amp;amp;retmode=ref&amp;amp;cmd=prlinks&lt;/url&gt;&lt;type&gt;400&lt;/type&gt;&lt;title&gt;Personalized identification of altered pathways in cancer using accumulated normal tissue data.&lt;/title&gt;&lt;institution&gt;Samsung Advanced Institute of Technology, 130, Suwon-si, Gyeonggi-do, 443-803, Korea, Samsung Genome Institute, Seoul, 135-710, Korea, Interdisciplinary Program in Bioinformatics and Department of Statistics, Seoul National University, Seoul, South Korea Samsung Advanced Institute of Technology, 130, Suwon-si, Gyeonggi-do, 443-803, Korea, Samsung Genome Institute, Seoul, 135-710, Korea, Interdisciplinary Program in Bioinformatics and Department of Statistics, Seoul National University, Seoul, South Korea Samsung Advanced Institute of Technology, 130, Suwon-si, Gyeonggi-do, 443-803, Korea, Samsung Genome Institute, Seoul, 135-710, Korea, Interdisciplinary Program in Bioinformatics and Department of Statistics, Seoul National University, Seoul, South Korea.&lt;/institution&gt;&lt;number&gt;17&lt;/number&gt;&lt;subtype&gt;400&lt;/subtype&gt;&lt;endpage&gt;9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TaeJin&lt;/firstName&gt;&lt;lastName&gt;Ahn&lt;/lastName&gt;&lt;/author&gt;&lt;author&gt;&lt;firstName&gt;Eunjin&lt;/firstName&gt;&lt;lastName&gt;Lee&lt;/lastName&gt;&lt;/author&gt;&lt;author&gt;&lt;firstName&gt;Nam&lt;/firstName&gt;&lt;lastName&gt;Huh&lt;/lastName&gt;&lt;/author&gt;&lt;author&gt;&lt;firstName&gt;Taesung&lt;/firstName&gt;&lt;lastName&gt;Park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CA74E2">
        <w:rPr>
          <w:lang w:eastAsia="zh-TW"/>
        </w:rPr>
        <w:t>(97)</w:t>
      </w:r>
      <w:r w:rsidRPr="00E80984">
        <w:rPr>
          <w:lang w:val="en-AU"/>
        </w:rPr>
        <w:fldChar w:fldCharType="end"/>
      </w:r>
      <w:r w:rsidRPr="00E80984">
        <w:rPr>
          <w:lang w:val="en-AU"/>
        </w:rPr>
        <w:t xml:space="preserve"> extended several existing ORA- and FCS-based pathway analysis methods to generate individualised pathway aberrance score (</w:t>
      </w:r>
      <w:proofErr w:type="spellStart"/>
      <w:r w:rsidRPr="00E80984">
        <w:rPr>
          <w:lang w:val="en-AU"/>
        </w:rPr>
        <w:t>iPAS</w:t>
      </w:r>
      <w:proofErr w:type="spellEnd"/>
      <w:r w:rsidRPr="00E80984">
        <w:rPr>
          <w:lang w:val="en-AU"/>
        </w:rPr>
        <w:t xml:space="preserve">) for each tumour. Overall, the steps for generating </w:t>
      </w:r>
      <w:proofErr w:type="spellStart"/>
      <w:r w:rsidRPr="00E80984">
        <w:rPr>
          <w:lang w:val="en-AU"/>
        </w:rPr>
        <w:t>iPAS</w:t>
      </w:r>
      <w:proofErr w:type="spellEnd"/>
      <w:r w:rsidRPr="00E80984">
        <w:rPr>
          <w:lang w:val="en-AU"/>
        </w:rPr>
        <w:t xml:space="preserve"> are similar to the procedures described in Section 1.4.3, </w:t>
      </w:r>
      <w:ins w:id="37" w:author="Kim-Anh Le Cao" w:date="2016-01-15T15:44:00Z">
        <w:r w:rsidR="00505E62">
          <w:rPr>
            <w:lang w:val="en-AU"/>
          </w:rPr>
          <w:t xml:space="preserve">with the </w:t>
        </w:r>
      </w:ins>
      <w:r w:rsidRPr="00E80984">
        <w:rPr>
          <w:lang w:val="en-AU"/>
        </w:rPr>
        <w:t>except</w:t>
      </w:r>
      <w:ins w:id="38" w:author="Kim-Anh Le Cao" w:date="2016-01-15T15:44:00Z">
        <w:r w:rsidR="00505E62">
          <w:rPr>
            <w:lang w:val="en-AU"/>
          </w:rPr>
          <w:t>ion</w:t>
        </w:r>
      </w:ins>
      <w:r w:rsidRPr="00E80984">
        <w:rPr>
          <w:lang w:val="en-AU"/>
        </w:rPr>
        <w:t xml:space="preserve"> that the pathway statistic is calculated by </w:t>
      </w:r>
      <w:r w:rsidRPr="00E80984">
        <w:rPr>
          <w:lang w:val="en-AU"/>
        </w:rPr>
        <w:lastRenderedPageBreak/>
        <w:t xml:space="preserve">comparing individual tumour sample with many </w:t>
      </w:r>
      <w:commentRangeStart w:id="39"/>
      <w:r w:rsidRPr="00E80984">
        <w:rPr>
          <w:lang w:val="en-AU"/>
        </w:rPr>
        <w:t xml:space="preserve">accumulated </w:t>
      </w:r>
      <w:commentRangeEnd w:id="39"/>
      <w:r w:rsidR="00505E62">
        <w:rPr>
          <w:rStyle w:val="CommentReference"/>
          <w:rFonts w:ascii="Cambria" w:hAnsi="Cambria"/>
        </w:rPr>
        <w:commentReference w:id="39"/>
      </w:r>
      <w:r w:rsidRPr="00E80984">
        <w:rPr>
          <w:lang w:val="en-AU"/>
        </w:rPr>
        <w:t>normal tissues</w:t>
      </w:r>
      <w:r w:rsidR="00EC64BE">
        <w:rPr>
          <w:lang w:val="en-AU"/>
        </w:rPr>
        <w:t xml:space="preserve"> </w:t>
      </w:r>
      <w:r w:rsidR="00EC64BE" w:rsidRPr="00EC64BE">
        <w:rPr>
          <w:lang w:val="en-AU"/>
        </w:rPr>
        <w:t xml:space="preserve">(i.e., </w:t>
      </w:r>
      <w:r w:rsidR="00EC64BE">
        <w:rPr>
          <w:lang w:val="en-AU"/>
        </w:rPr>
        <w:t xml:space="preserve">normal </w:t>
      </w:r>
      <w:r w:rsidR="00EC64BE" w:rsidRPr="00EC64BE">
        <w:rPr>
          <w:lang w:val="en-AU"/>
        </w:rPr>
        <w:t>samples from patients with the same type of disease)</w:t>
      </w:r>
      <w:r w:rsidRPr="00E80984">
        <w:rPr>
          <w:lang w:val="en-AU"/>
        </w:rPr>
        <w:t xml:space="preserve">. The authors applied </w:t>
      </w:r>
      <w:proofErr w:type="spellStart"/>
      <w:r w:rsidRPr="00E80984">
        <w:rPr>
          <w:lang w:val="en-AU"/>
        </w:rPr>
        <w:t>iPAS</w:t>
      </w:r>
      <w:proofErr w:type="spellEnd"/>
      <w:r w:rsidRPr="00E80984">
        <w:rPr>
          <w:lang w:val="en-AU"/>
        </w:rPr>
        <w:t xml:space="preserve"> to lung adenocarcinoma and colon cancer samples, respectively, and showed that this score can provide biologically and clinically relevant representation for </w:t>
      </w:r>
      <w:r w:rsidR="006D7AD1">
        <w:rPr>
          <w:lang w:val="en-AU"/>
        </w:rPr>
        <w:t>the individual</w:t>
      </w:r>
      <w:r w:rsidRPr="00E80984">
        <w:rPr>
          <w:lang w:val="en-AU"/>
        </w:rPr>
        <w:t xml:space="preserve"> tumour</w:t>
      </w:r>
      <w:r w:rsidR="00D316EB">
        <w:rPr>
          <w:lang w:val="en-AU"/>
        </w:rPr>
        <w:t>s</w:t>
      </w:r>
      <w:r w:rsidRPr="00E80984">
        <w:rPr>
          <w:lang w:val="en-AU"/>
        </w:rPr>
        <w:t xml:space="preserve">. In particular, they found the </w:t>
      </w:r>
      <w:proofErr w:type="spellStart"/>
      <w:r w:rsidRPr="00E80984">
        <w:rPr>
          <w:lang w:val="en-AU"/>
        </w:rPr>
        <w:t>iPAS</w:t>
      </w:r>
      <w:proofErr w:type="spellEnd"/>
      <w:r w:rsidRPr="00E80984">
        <w:rPr>
          <w:lang w:val="en-AU"/>
        </w:rPr>
        <w:t xml:space="preserve"> based on the “amino acid synthesis and </w:t>
      </w:r>
      <w:proofErr w:type="spellStart"/>
      <w:r w:rsidRPr="00E80984">
        <w:rPr>
          <w:lang w:val="en-AU"/>
        </w:rPr>
        <w:t>interconversion</w:t>
      </w:r>
      <w:proofErr w:type="spellEnd"/>
      <w:r w:rsidRPr="00E80984">
        <w:rPr>
          <w:lang w:val="en-AU"/>
        </w:rPr>
        <w:t xml:space="preserve">” pathway can be used to identify lung adenocarcinoma samples from unknown samples </w:t>
      </w:r>
      <w:ins w:id="40" w:author="Kim-Anh Le Cao" w:date="2016-01-15T15:45:00Z">
        <w:r w:rsidR="00505E62">
          <w:rPr>
            <w:lang w:val="en-AU"/>
          </w:rPr>
          <w:t>(</w:t>
        </w:r>
      </w:ins>
      <w:del w:id="41" w:author="Kim-Anh Le Cao" w:date="2016-01-15T15:45:00Z">
        <w:r w:rsidRPr="00E80984" w:rsidDel="00505E62">
          <w:rPr>
            <w:lang w:val="en-AU"/>
          </w:rPr>
          <w:delText>[</w:delText>
        </w:r>
      </w:del>
      <w:r w:rsidRPr="00E80984">
        <w:rPr>
          <w:lang w:val="en-AU"/>
        </w:rPr>
        <w:t>Area Under the Curve (AUC) = 0.982</w:t>
      </w:r>
      <w:ins w:id="42" w:author="Kim-Anh Le Cao" w:date="2016-01-15T15:45:00Z">
        <w:r w:rsidR="00505E62">
          <w:rPr>
            <w:lang w:val="en-AU"/>
          </w:rPr>
          <w:t>)</w:t>
        </w:r>
      </w:ins>
      <w:del w:id="43" w:author="Kim-Anh Le Cao" w:date="2016-01-15T15:45:00Z">
        <w:r w:rsidRPr="00E80984" w:rsidDel="00505E62">
          <w:rPr>
            <w:lang w:val="en-AU"/>
          </w:rPr>
          <w:delText>]</w:delText>
        </w:r>
      </w:del>
      <w:r w:rsidRPr="00E80984">
        <w:rPr>
          <w:lang w:val="en-AU"/>
        </w:rPr>
        <w:t xml:space="preserve">, which cannot be achieved by using any of the conventional ORA or FCS methods </w:t>
      </w:r>
      <w:r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BFADBC15-75E8-43B7-93A0-B8F0EAA9BFD4&lt;/uuid&gt;&lt;priority&gt;122&lt;/priority&gt;&lt;publications&gt;&lt;publication&gt;&lt;uuid&gt;255BCC25-F5FA-4258-8737-F32D9B024071&lt;/uuid&gt;&lt;volume&gt;30&lt;/volume&gt;&lt;doi&gt;10.1093/bioinformatics/btu449&lt;/doi&gt;&lt;startpage&gt;i422&lt;/startpage&gt;&lt;publication_date&gt;99201409011200000000222000&lt;/publication_date&gt;&lt;url&gt;http://eutils.ncbi.nlm.nih.gov/entrez/eutils/elink.fcgi?dbfrom=pubmed&amp;amp;id=25161229&amp;amp;retmode=ref&amp;amp;cmd=prlinks&lt;/url&gt;&lt;type&gt;400&lt;/type&gt;&lt;title&gt;Personalized identification of altered pathways in cancer using accumulated normal tissue data.&lt;/title&gt;&lt;institution&gt;Samsung Advanced Institute of Technology, 130, Suwon-si, Gyeonggi-do, 443-803, Korea, Samsung Genome Institute, Seoul, 135-710, Korea, Interdisciplinary Program in Bioinformatics and Department of Statistics, Seoul National University, Seoul, South Korea Samsung Advanced Institute of Technology, 130, Suwon-si, Gyeonggi-do, 443-803, Korea, Samsung Genome Institute, Seoul, 135-710, Korea, Interdisciplinary Program in Bioinformatics and Department of Statistics, Seoul National University, Seoul, South Korea Samsung Advanced Institute of Technology, 130, Suwon-si, Gyeonggi-do, 443-803, Korea, Samsung Genome Institute, Seoul, 135-710, Korea, Interdisciplinary Program in Bioinformatics and Department of Statistics, Seoul National University, Seoul, South Korea.&lt;/institution&gt;&lt;number&gt;17&lt;/number&gt;&lt;subtype&gt;400&lt;/subtype&gt;&lt;endpage&gt;9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TaeJin&lt;/firstName&gt;&lt;lastName&gt;Ahn&lt;/lastName&gt;&lt;/author&gt;&lt;author&gt;&lt;firstName&gt;Eunjin&lt;/firstName&gt;&lt;lastName&gt;Lee&lt;/lastName&gt;&lt;/author&gt;&lt;author&gt;&lt;firstName&gt;Nam&lt;/firstName&gt;&lt;lastName&gt;Huh&lt;/lastName&gt;&lt;/author&gt;&lt;author&gt;&lt;firstName&gt;Taesung&lt;/firstName&gt;&lt;lastName&gt;Park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CA74E2">
        <w:rPr>
          <w:lang w:eastAsia="zh-TW"/>
        </w:rPr>
        <w:t>(97)</w:t>
      </w:r>
      <w:r w:rsidRPr="00E80984">
        <w:rPr>
          <w:lang w:val="en-AU"/>
        </w:rPr>
        <w:fldChar w:fldCharType="end"/>
      </w:r>
      <w:r w:rsidRPr="00E80984">
        <w:rPr>
          <w:lang w:val="en-AU"/>
        </w:rPr>
        <w:t>.</w:t>
      </w:r>
    </w:p>
    <w:p w14:paraId="06385E7B" w14:textId="24939204" w:rsidR="00EB58F8" w:rsidRPr="00E80984" w:rsidRDefault="007A0D46" w:rsidP="0034717D">
      <w:pPr>
        <w:pStyle w:val="ManuscriptNormal"/>
        <w:rPr>
          <w:lang w:val="en-AU"/>
        </w:rPr>
      </w:pPr>
      <w:r w:rsidRPr="00E80984">
        <w:rPr>
          <w:lang w:val="en-AU"/>
        </w:rPr>
        <w:t xml:space="preserve">Wang et al. </w:t>
      </w:r>
      <w:r w:rsidR="00C735A1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1F45C45C-F095-409C-825E-3C2EAB680F01&lt;/uuid&gt;&lt;priority&gt;123&lt;/priority&gt;&lt;publications&gt;&lt;publication&gt;&lt;publication_date&gt;99201505271200000000222000&lt;/publication_date&gt;&lt;doi&gt;10.1093/bib/bbv030&lt;/doi&gt;&lt;title&gt;Individualized identification of disease-associated pathways with disrupted coordination of gene expression.&lt;/title&gt;&lt;uuid&gt;32A4FD98-99EC-4E48-B545-B237F8EA2155&lt;/uuid&gt;&lt;subtype&gt;400&lt;/subtype&gt;&lt;type&gt;400&lt;/type&gt;&lt;url&gt;http://eutils.ncbi.nlm.nih.gov/entrez/eutils/elink.fcgi?dbfrom=pubmed&amp;amp;id=26023086&amp;amp;retmode=ref&amp;amp;cmd=prlinks&lt;/url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Hongwei&lt;/firstName&gt;&lt;lastName&gt;Wang&lt;/lastName&gt;&lt;/author&gt;&lt;author&gt;&lt;firstName&gt;Hao&lt;/firstName&gt;&lt;lastName&gt;Cai&lt;/lastName&gt;&lt;/author&gt;&lt;author&gt;&lt;firstName&gt;Lu&lt;/firstName&gt;&lt;lastName&gt;Ao&lt;/lastName&gt;&lt;/author&gt;&lt;author&gt;&lt;firstName&gt;Haidan&lt;/firstName&gt;&lt;lastName&gt;Yan&lt;/lastName&gt;&lt;/author&gt;&lt;author&gt;&lt;firstName&gt;Wenyuan&lt;/firstName&gt;&lt;lastName&gt;Zhao&lt;/lastName&gt;&lt;/author&gt;&lt;author&gt;&lt;firstName&gt;Lishuang&lt;/firstName&gt;&lt;lastName&gt;Qi&lt;/lastName&gt;&lt;/author&gt;&lt;author&gt;&lt;firstName&gt;Yunyan&lt;/firstName&gt;&lt;lastName&gt;Gu&lt;/lastName&gt;&lt;/author&gt;&lt;author&gt;&lt;firstName&gt;Zheng&lt;/firstName&gt;&lt;lastName&gt;Guo&lt;/lastName&gt;&lt;/author&gt;&lt;/authors&gt;&lt;/publication&gt;&lt;/publications&gt;&lt;cites&gt;&lt;/cites&gt;&lt;/citation&gt;</w:instrText>
      </w:r>
      <w:r w:rsidR="00C735A1" w:rsidRPr="00E80984">
        <w:rPr>
          <w:lang w:val="en-AU"/>
        </w:rPr>
        <w:fldChar w:fldCharType="separate"/>
      </w:r>
      <w:r w:rsidR="00CA74E2">
        <w:rPr>
          <w:lang w:eastAsia="zh-TW"/>
        </w:rPr>
        <w:t>(98)</w:t>
      </w:r>
      <w:r w:rsidR="00C735A1" w:rsidRPr="00E80984">
        <w:rPr>
          <w:lang w:val="en-AU"/>
        </w:rPr>
        <w:fldChar w:fldCharType="end"/>
      </w:r>
      <w:r w:rsidR="00C735A1" w:rsidRPr="00E80984">
        <w:rPr>
          <w:lang w:val="en-AU"/>
        </w:rPr>
        <w:t xml:space="preserve"> </w:t>
      </w:r>
      <w:r w:rsidRPr="00E80984">
        <w:rPr>
          <w:lang w:val="en-AU"/>
        </w:rPr>
        <w:t xml:space="preserve">developed </w:t>
      </w:r>
      <w:proofErr w:type="spellStart"/>
      <w:r w:rsidR="003763C1" w:rsidRPr="00E80984">
        <w:rPr>
          <w:lang w:val="en-AU"/>
        </w:rPr>
        <w:t>individPath</w:t>
      </w:r>
      <w:proofErr w:type="spellEnd"/>
      <w:r w:rsidR="00FB0378" w:rsidRPr="00E80984">
        <w:rPr>
          <w:lang w:val="en-AU"/>
        </w:rPr>
        <w:t xml:space="preserve"> to detect pathways with significantly disrupted coordination of gene expression</w:t>
      </w:r>
      <w:r w:rsidR="00A2083F" w:rsidRPr="00E80984">
        <w:rPr>
          <w:lang w:val="en-AU"/>
        </w:rPr>
        <w:t xml:space="preserve"> </w:t>
      </w:r>
      <w:r w:rsidR="00554835" w:rsidRPr="00E80984">
        <w:rPr>
          <w:lang w:val="en-AU"/>
        </w:rPr>
        <w:t xml:space="preserve">for </w:t>
      </w:r>
      <w:r w:rsidR="001B59BF" w:rsidRPr="00E80984">
        <w:rPr>
          <w:lang w:val="en-AU"/>
        </w:rPr>
        <w:t xml:space="preserve">individual </w:t>
      </w:r>
      <w:r w:rsidR="00554835" w:rsidRPr="00E80984">
        <w:rPr>
          <w:lang w:val="en-AU"/>
        </w:rPr>
        <w:t>disease sample</w:t>
      </w:r>
      <w:r w:rsidR="001B59BF" w:rsidRPr="00E80984">
        <w:rPr>
          <w:lang w:val="en-AU"/>
        </w:rPr>
        <w:t>s</w:t>
      </w:r>
      <w:r w:rsidR="00A2083F" w:rsidRPr="00E80984">
        <w:rPr>
          <w:lang w:val="en-AU"/>
        </w:rPr>
        <w:t>. This was done</w:t>
      </w:r>
      <w:r w:rsidR="001D2D0C" w:rsidRPr="00E80984">
        <w:rPr>
          <w:lang w:val="en-AU"/>
        </w:rPr>
        <w:t xml:space="preserve"> by </w:t>
      </w:r>
      <w:r w:rsidR="00515C5E" w:rsidRPr="00E80984">
        <w:rPr>
          <w:lang w:val="en-AU"/>
        </w:rPr>
        <w:t xml:space="preserve">making use of the relative orderings of gene expression in each sample, and </w:t>
      </w:r>
      <w:r w:rsidR="00413DD9" w:rsidRPr="00E80984">
        <w:rPr>
          <w:lang w:val="en-AU"/>
        </w:rPr>
        <w:t xml:space="preserve">by </w:t>
      </w:r>
      <w:r w:rsidR="001D2D0C" w:rsidRPr="00E80984">
        <w:rPr>
          <w:lang w:val="en-AU"/>
        </w:rPr>
        <w:t xml:space="preserve">performing intra-pathway gene pair comparisons between </w:t>
      </w:r>
      <w:r w:rsidR="00CD11AB" w:rsidRPr="00E80984">
        <w:rPr>
          <w:lang w:val="en-AU"/>
        </w:rPr>
        <w:t xml:space="preserve">each </w:t>
      </w:r>
      <w:r w:rsidR="001D2D0C" w:rsidRPr="00E80984">
        <w:rPr>
          <w:lang w:val="en-AU"/>
        </w:rPr>
        <w:t xml:space="preserve">disease and </w:t>
      </w:r>
      <w:r w:rsidR="008C114E" w:rsidRPr="00E80984">
        <w:rPr>
          <w:lang w:val="en-AU"/>
        </w:rPr>
        <w:t>accumulated</w:t>
      </w:r>
      <w:r w:rsidR="00CD11AB" w:rsidRPr="00E80984">
        <w:rPr>
          <w:lang w:val="en-AU"/>
        </w:rPr>
        <w:t xml:space="preserve"> </w:t>
      </w:r>
      <w:r w:rsidR="001D2D0C" w:rsidRPr="00E80984">
        <w:rPr>
          <w:lang w:val="en-AU"/>
        </w:rPr>
        <w:t>normal samples</w:t>
      </w:r>
      <w:r w:rsidR="00FB0378" w:rsidRPr="00E80984">
        <w:rPr>
          <w:lang w:val="en-AU"/>
        </w:rPr>
        <w:t xml:space="preserve">. </w:t>
      </w:r>
      <w:r w:rsidR="00875D01" w:rsidRPr="00E80984">
        <w:rPr>
          <w:lang w:val="en-AU"/>
        </w:rPr>
        <w:t xml:space="preserve">One key advantage of </w:t>
      </w:r>
      <w:proofErr w:type="spellStart"/>
      <w:r w:rsidR="00875D01" w:rsidRPr="00E80984">
        <w:rPr>
          <w:lang w:val="en-AU"/>
        </w:rPr>
        <w:t>individPath</w:t>
      </w:r>
      <w:proofErr w:type="spellEnd"/>
      <w:r w:rsidR="00875D01" w:rsidRPr="00E80984">
        <w:rPr>
          <w:lang w:val="en-AU"/>
        </w:rPr>
        <w:t xml:space="preserve"> is its </w:t>
      </w:r>
      <w:r w:rsidR="008F43EB" w:rsidRPr="00E80984">
        <w:rPr>
          <w:lang w:val="en-AU"/>
        </w:rPr>
        <w:t>robustness</w:t>
      </w:r>
      <w:r w:rsidR="00875D01" w:rsidRPr="00E80984">
        <w:rPr>
          <w:lang w:val="en-AU"/>
        </w:rPr>
        <w:t xml:space="preserve"> to </w:t>
      </w:r>
      <w:r w:rsidR="004E3997" w:rsidRPr="00E80984">
        <w:rPr>
          <w:lang w:val="en-AU"/>
        </w:rPr>
        <w:t>batch effects as relative expression orderings of genes within samples are insensitive to normalization</w:t>
      </w:r>
      <w:r w:rsidR="00F66AB0" w:rsidRPr="00E80984">
        <w:rPr>
          <w:lang w:val="en-AU"/>
        </w:rPr>
        <w:t xml:space="preserve"> methods</w:t>
      </w:r>
      <w:r w:rsidR="004E3997" w:rsidRPr="00E80984">
        <w:rPr>
          <w:lang w:val="en-AU"/>
        </w:rPr>
        <w:t>.</w:t>
      </w:r>
      <w:r w:rsidR="0034717D" w:rsidRPr="00E80984">
        <w:rPr>
          <w:lang w:val="en-AU"/>
        </w:rPr>
        <w:t xml:space="preserve"> </w:t>
      </w:r>
      <w:r w:rsidR="004268A1" w:rsidRPr="00E80984">
        <w:rPr>
          <w:lang w:val="en-AU"/>
        </w:rPr>
        <w:t>T</w:t>
      </w:r>
      <w:r w:rsidR="00B06C45" w:rsidRPr="00E80984">
        <w:rPr>
          <w:lang w:val="en-AU"/>
        </w:rPr>
        <w:t xml:space="preserve">he effectiveness of </w:t>
      </w:r>
      <w:proofErr w:type="spellStart"/>
      <w:r w:rsidR="00B06C45" w:rsidRPr="00E80984">
        <w:rPr>
          <w:lang w:val="en-AU"/>
        </w:rPr>
        <w:t>individPath</w:t>
      </w:r>
      <w:proofErr w:type="spellEnd"/>
      <w:r w:rsidR="00B06C45" w:rsidRPr="00E80984">
        <w:rPr>
          <w:lang w:val="en-AU"/>
        </w:rPr>
        <w:t xml:space="preserve"> </w:t>
      </w:r>
      <w:r w:rsidR="00DB101B">
        <w:rPr>
          <w:lang w:val="en-AU"/>
        </w:rPr>
        <w:t>for personalis</w:t>
      </w:r>
      <w:r w:rsidR="004268A1" w:rsidRPr="00E80984">
        <w:rPr>
          <w:lang w:val="en-AU"/>
        </w:rPr>
        <w:t xml:space="preserve">ed pathway analysis was demonstrated </w:t>
      </w:r>
      <w:r w:rsidR="00B06C45" w:rsidRPr="00E80984">
        <w:rPr>
          <w:lang w:val="en-AU"/>
        </w:rPr>
        <w:t xml:space="preserve">by the identification of </w:t>
      </w:r>
      <w:r w:rsidR="00F70135" w:rsidRPr="00E80984">
        <w:rPr>
          <w:lang w:val="en-AU"/>
        </w:rPr>
        <w:t>a prognostic</w:t>
      </w:r>
      <w:r w:rsidR="00EB58F8" w:rsidRPr="00E80984">
        <w:rPr>
          <w:lang w:val="en-AU"/>
        </w:rPr>
        <w:t xml:space="preserve"> intra-pathway gene pair signature </w:t>
      </w:r>
      <w:r w:rsidR="002A331C" w:rsidRPr="00E80984">
        <w:rPr>
          <w:lang w:val="en-AU"/>
        </w:rPr>
        <w:t>for</w:t>
      </w:r>
      <w:r w:rsidR="00F70135" w:rsidRPr="00E80984">
        <w:rPr>
          <w:lang w:val="en-AU"/>
        </w:rPr>
        <w:t xml:space="preserve"> </w:t>
      </w:r>
      <w:r w:rsidR="00EB58F8" w:rsidRPr="00E80984">
        <w:rPr>
          <w:lang w:val="en-AU"/>
        </w:rPr>
        <w:t>early-st</w:t>
      </w:r>
      <w:r w:rsidR="00F70135" w:rsidRPr="00E80984">
        <w:rPr>
          <w:lang w:val="en-AU"/>
        </w:rPr>
        <w:t>age lung adenocarcinoma,</w:t>
      </w:r>
      <w:r w:rsidR="00EB58F8" w:rsidRPr="00E80984">
        <w:rPr>
          <w:lang w:val="en-AU"/>
        </w:rPr>
        <w:t xml:space="preserve"> and an intra-pathway gene pair signature that </w:t>
      </w:r>
      <w:r w:rsidR="00F70135" w:rsidRPr="00E80984">
        <w:rPr>
          <w:lang w:val="en-AU"/>
        </w:rPr>
        <w:t>is predictive of</w:t>
      </w:r>
      <w:r w:rsidR="00EB58F8" w:rsidRPr="00E80984">
        <w:rPr>
          <w:lang w:val="en-AU"/>
        </w:rPr>
        <w:t xml:space="preserve"> relapse-free survival of ER</w:t>
      </w:r>
      <w:r w:rsidR="00EB58F8" w:rsidRPr="00E80984">
        <w:rPr>
          <w:vertAlign w:val="superscript"/>
          <w:lang w:val="en-AU"/>
        </w:rPr>
        <w:t>+</w:t>
      </w:r>
      <w:r w:rsidR="00EB58F8" w:rsidRPr="00E80984">
        <w:rPr>
          <w:lang w:val="en-AU"/>
        </w:rPr>
        <w:t xml:space="preserve"> breast cancer patients after </w:t>
      </w:r>
      <w:proofErr w:type="spellStart"/>
      <w:r w:rsidR="00EB58F8" w:rsidRPr="00E80984">
        <w:rPr>
          <w:lang w:val="en-AU"/>
        </w:rPr>
        <w:t>tamoxifen</w:t>
      </w:r>
      <w:proofErr w:type="spellEnd"/>
      <w:r w:rsidR="00EB58F8" w:rsidRPr="00E80984">
        <w:rPr>
          <w:lang w:val="en-AU"/>
        </w:rPr>
        <w:t xml:space="preserve"> treatment </w:t>
      </w:r>
      <w:r w:rsidR="001F0088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16742DF8-8A40-4489-AA33-C43C1E4C2F3A&lt;/uuid&gt;&lt;priority&gt;124&lt;/priority&gt;&lt;publications&gt;&lt;publication&gt;&lt;publication_date&gt;99201505271200000000222000&lt;/publication_date&gt;&lt;doi&gt;10.1093/bib/bbv030&lt;/doi&gt;&lt;title&gt;Individualized identification of disease-associated pathways with disrupted coordination of gene expression.&lt;/title&gt;&lt;uuid&gt;32A4FD98-99EC-4E48-B545-B237F8EA2155&lt;/uuid&gt;&lt;subtype&gt;400&lt;/subtype&gt;&lt;type&gt;400&lt;/type&gt;&lt;url&gt;http://eutils.ncbi.nlm.nih.gov/entrez/eutils/elink.fcgi?dbfrom=pubmed&amp;amp;id=26023086&amp;amp;retmode=ref&amp;amp;cmd=prlinks&lt;/url&gt;&lt;bundle&gt;&lt;publication&gt;&lt;title&gt;Briefings in Bioinformatics&lt;/title&gt;&lt;type&gt;-100&lt;/type&gt;&lt;subtype&gt;-100&lt;/subtype&gt;&lt;uuid&gt;E9FFBFA8-C496-4865-9A6F-6556C9E368C2&lt;/uuid&gt;&lt;/publication&gt;&lt;/bundle&gt;&lt;authors&gt;&lt;author&gt;&lt;firstName&gt;Hongwei&lt;/firstName&gt;&lt;lastName&gt;Wang&lt;/lastName&gt;&lt;/author&gt;&lt;author&gt;&lt;firstName&gt;Hao&lt;/firstName&gt;&lt;lastName&gt;Cai&lt;/lastName&gt;&lt;/author&gt;&lt;author&gt;&lt;firstName&gt;Lu&lt;/firstName&gt;&lt;lastName&gt;Ao&lt;/lastName&gt;&lt;/author&gt;&lt;author&gt;&lt;firstName&gt;Haidan&lt;/firstName&gt;&lt;lastName&gt;Yan&lt;/lastName&gt;&lt;/author&gt;&lt;author&gt;&lt;firstName&gt;Wenyuan&lt;/firstName&gt;&lt;lastName&gt;Zhao&lt;/lastName&gt;&lt;/author&gt;&lt;author&gt;&lt;firstName&gt;Lishuang&lt;/firstName&gt;&lt;lastName&gt;Qi&lt;/lastName&gt;&lt;/author&gt;&lt;author&gt;&lt;firstName&gt;Yunyan&lt;/firstName&gt;&lt;lastName&gt;Gu&lt;/lastName&gt;&lt;/author&gt;&lt;author&gt;&lt;firstName&gt;Zheng&lt;/firstName&gt;&lt;lastName&gt;Guo&lt;/lastName&gt;&lt;/author&gt;&lt;/authors&gt;&lt;/publication&gt;&lt;/publications&gt;&lt;cites&gt;&lt;/cites&gt;&lt;/citation&gt;</w:instrText>
      </w:r>
      <w:r w:rsidR="001F0088" w:rsidRPr="00E80984">
        <w:rPr>
          <w:lang w:val="en-AU"/>
        </w:rPr>
        <w:fldChar w:fldCharType="separate"/>
      </w:r>
      <w:r w:rsidR="00CA74E2">
        <w:rPr>
          <w:lang w:eastAsia="zh-TW"/>
        </w:rPr>
        <w:t>(98)</w:t>
      </w:r>
      <w:r w:rsidR="001F0088" w:rsidRPr="00E80984">
        <w:rPr>
          <w:lang w:val="en-AU"/>
        </w:rPr>
        <w:fldChar w:fldCharType="end"/>
      </w:r>
      <w:r w:rsidR="00FD5DF2" w:rsidRPr="00E80984">
        <w:rPr>
          <w:lang w:val="en-AU"/>
        </w:rPr>
        <w:t>.</w:t>
      </w:r>
    </w:p>
    <w:p w14:paraId="7D1C89A1" w14:textId="7FB20FEC" w:rsidR="00DA6A62" w:rsidRPr="00E80984" w:rsidRDefault="00337A9E" w:rsidP="00B74760">
      <w:pPr>
        <w:pStyle w:val="ManuscriptNormal"/>
        <w:rPr>
          <w:lang w:val="en-AU"/>
        </w:rPr>
      </w:pPr>
      <w:r w:rsidRPr="00E80984">
        <w:rPr>
          <w:lang w:val="en-AU"/>
        </w:rPr>
        <w:t xml:space="preserve">The </w:t>
      </w:r>
      <w:proofErr w:type="spellStart"/>
      <w:r w:rsidRPr="00E80984">
        <w:rPr>
          <w:lang w:val="en-AU"/>
        </w:rPr>
        <w:t>Pathifier</w:t>
      </w:r>
      <w:proofErr w:type="spellEnd"/>
      <w:r w:rsidRPr="00E80984">
        <w:rPr>
          <w:lang w:val="en-AU"/>
        </w:rPr>
        <w:t xml:space="preserve"> method </w:t>
      </w:r>
      <w:r w:rsidR="003616F5" w:rsidRPr="00E80984">
        <w:rPr>
          <w:lang w:val="en-AU"/>
        </w:rPr>
        <w:t xml:space="preserve">proposed by Drier et al. </w:t>
      </w:r>
      <w:r w:rsidR="003616F5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5E75A2F1-598B-4CE1-B079-C7E86AAF8ABE&lt;/uuid&gt;&lt;priority&gt;125&lt;/priority&gt;&lt;publications&gt;&lt;publication&gt;&lt;uuid&gt;4478354E-496E-4228-B6C1-523280E44306&lt;/uuid&gt;&lt;volume&gt;110&lt;/volume&gt;&lt;doi&gt;10.1073/pnas.1219651110&lt;/doi&gt;&lt;startpage&gt;6388&lt;/startpage&gt;&lt;publication_date&gt;99201304161200000000222000&lt;/publication_date&gt;&lt;url&gt;http://eutils.ncbi.nlm.nih.gov/entrez/eutils/elink.fcgi?dbfrom=pubmed&amp;amp;id=23547110&amp;amp;retmode=ref&amp;amp;cmd=prlinks&lt;/url&gt;&lt;type&gt;400&lt;/type&gt;&lt;title&gt;Pathway-based personalized analysis of cancer.&lt;/title&gt;&lt;institution&gt;Department of Physics of Complex Systems, Weizmann Institute of Science, Rehovot 76100, Israel.&lt;/institution&gt;&lt;number&gt;16&lt;/number&gt;&lt;subtype&gt;400&lt;/subtype&gt;&lt;endpage&gt;6393&lt;/endpage&gt;&lt;bundle&gt;&lt;publication&gt;&lt;url&gt;http://www.pnas.org/&lt;/url&gt;&lt;title&gt;Proceedings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Yotam&lt;/firstName&gt;&lt;lastName&gt;Drier&lt;/lastName&gt;&lt;/author&gt;&lt;author&gt;&lt;firstName&gt;Michal&lt;/firstName&gt;&lt;lastName&gt;Sheffer&lt;/lastName&gt;&lt;/author&gt;&lt;author&gt;&lt;firstName&gt;Eytan&lt;/firstName&gt;&lt;lastName&gt;Domany&lt;/lastName&gt;&lt;/author&gt;&lt;/authors&gt;&lt;/publication&gt;&lt;/publications&gt;&lt;cites&gt;&lt;/cites&gt;&lt;/citation&gt;</w:instrText>
      </w:r>
      <w:r w:rsidR="003616F5" w:rsidRPr="00E80984">
        <w:rPr>
          <w:lang w:val="en-AU"/>
        </w:rPr>
        <w:fldChar w:fldCharType="separate"/>
      </w:r>
      <w:r w:rsidR="00CA74E2">
        <w:rPr>
          <w:lang w:eastAsia="zh-TW"/>
        </w:rPr>
        <w:t>(99)</w:t>
      </w:r>
      <w:r w:rsidR="003616F5" w:rsidRPr="00E80984">
        <w:rPr>
          <w:lang w:val="en-AU"/>
        </w:rPr>
        <w:fldChar w:fldCharType="end"/>
      </w:r>
      <w:r w:rsidRPr="00E80984">
        <w:rPr>
          <w:lang w:val="en-AU"/>
        </w:rPr>
        <w:t xml:space="preserve"> </w:t>
      </w:r>
      <w:r w:rsidR="00BF3EF6" w:rsidRPr="00E80984">
        <w:rPr>
          <w:lang w:val="en-AU"/>
        </w:rPr>
        <w:t>quantifies</w:t>
      </w:r>
      <w:r w:rsidR="003B41F1" w:rsidRPr="00E80984">
        <w:rPr>
          <w:lang w:val="en-AU"/>
        </w:rPr>
        <w:t xml:space="preserve"> a </w:t>
      </w:r>
      <w:r w:rsidR="00BF09BC" w:rsidRPr="00E80984">
        <w:rPr>
          <w:lang w:val="en-AU"/>
        </w:rPr>
        <w:t>pathway</w:t>
      </w:r>
      <w:r w:rsidR="00BF3EF6" w:rsidRPr="00E80984">
        <w:rPr>
          <w:lang w:val="en-AU"/>
        </w:rPr>
        <w:t>’s</w:t>
      </w:r>
      <w:r w:rsidR="00BF09BC" w:rsidRPr="00E80984">
        <w:rPr>
          <w:lang w:val="en-AU"/>
        </w:rPr>
        <w:t xml:space="preserve"> </w:t>
      </w:r>
      <w:proofErr w:type="spellStart"/>
      <w:r w:rsidR="00BF3EF6" w:rsidRPr="00E80984">
        <w:rPr>
          <w:lang w:val="en-AU"/>
        </w:rPr>
        <w:t>dysregulation</w:t>
      </w:r>
      <w:proofErr w:type="spellEnd"/>
      <w:r w:rsidR="00BF3EF6" w:rsidRPr="00E80984">
        <w:rPr>
          <w:lang w:val="en-AU"/>
        </w:rPr>
        <w:t xml:space="preserve"> in individual tumours by calculating a pathway </w:t>
      </w:r>
      <w:r w:rsidR="003B41F1" w:rsidRPr="00E80984">
        <w:rPr>
          <w:lang w:val="en-AU"/>
        </w:rPr>
        <w:t xml:space="preserve">deregulation score </w:t>
      </w:r>
      <w:r w:rsidR="00EC09F1" w:rsidRPr="00E80984">
        <w:rPr>
          <w:lang w:val="en-AU"/>
        </w:rPr>
        <w:t>(PDS)</w:t>
      </w:r>
      <w:r w:rsidR="003B41F1" w:rsidRPr="00E80984">
        <w:rPr>
          <w:lang w:val="en-AU"/>
        </w:rPr>
        <w:t xml:space="preserve"> </w:t>
      </w:r>
      <w:r w:rsidR="00F030DC" w:rsidRPr="00E80984">
        <w:rPr>
          <w:lang w:val="en-AU"/>
        </w:rPr>
        <w:t>separately</w:t>
      </w:r>
      <w:r w:rsidR="00EC09F1" w:rsidRPr="00E80984">
        <w:rPr>
          <w:lang w:val="en-AU"/>
        </w:rPr>
        <w:t xml:space="preserve"> </w:t>
      </w:r>
      <w:r w:rsidR="003B41F1" w:rsidRPr="00E80984">
        <w:rPr>
          <w:lang w:val="en-AU"/>
        </w:rPr>
        <w:t xml:space="preserve">for </w:t>
      </w:r>
      <w:r w:rsidR="00766912" w:rsidRPr="00E80984">
        <w:rPr>
          <w:lang w:val="en-AU"/>
        </w:rPr>
        <w:t>each</w:t>
      </w:r>
      <w:r w:rsidR="00CB4C62" w:rsidRPr="00E80984">
        <w:rPr>
          <w:lang w:val="en-AU"/>
        </w:rPr>
        <w:t xml:space="preserve"> pathw</w:t>
      </w:r>
      <w:r w:rsidR="00152FC6" w:rsidRPr="00E80984">
        <w:rPr>
          <w:lang w:val="en-AU"/>
        </w:rPr>
        <w:t>ay</w:t>
      </w:r>
      <w:r w:rsidR="00B527E3" w:rsidRPr="00E80984">
        <w:rPr>
          <w:lang w:val="en-AU"/>
        </w:rPr>
        <w:t xml:space="preserve"> in every sample</w:t>
      </w:r>
      <w:r w:rsidR="003047BB" w:rsidRPr="00E80984">
        <w:rPr>
          <w:lang w:val="en-AU"/>
        </w:rPr>
        <w:t xml:space="preserve">, with </w:t>
      </w:r>
      <w:r w:rsidR="006554FE">
        <w:rPr>
          <w:lang w:val="en-AU"/>
        </w:rPr>
        <w:t xml:space="preserve">accumulated </w:t>
      </w:r>
      <w:r w:rsidR="003047BB" w:rsidRPr="00E80984">
        <w:rPr>
          <w:lang w:val="en-AU"/>
        </w:rPr>
        <w:t>normal samples serv</w:t>
      </w:r>
      <w:r w:rsidR="002B6690" w:rsidRPr="00E80984">
        <w:rPr>
          <w:lang w:val="en-AU"/>
        </w:rPr>
        <w:t xml:space="preserve">ing as </w:t>
      </w:r>
      <w:r w:rsidR="00914302">
        <w:rPr>
          <w:lang w:val="en-AU"/>
        </w:rPr>
        <w:t xml:space="preserve">a </w:t>
      </w:r>
      <w:r w:rsidR="002B6690" w:rsidRPr="00E80984">
        <w:rPr>
          <w:lang w:val="en-AU"/>
        </w:rPr>
        <w:t>reference</w:t>
      </w:r>
      <w:r w:rsidR="00BF3EF6" w:rsidRPr="00E80984">
        <w:rPr>
          <w:lang w:val="en-AU"/>
        </w:rPr>
        <w:t>.</w:t>
      </w:r>
      <w:r w:rsidR="00203C9E" w:rsidRPr="00E80984">
        <w:rPr>
          <w:lang w:val="en-AU"/>
        </w:rPr>
        <w:t xml:space="preserve"> </w:t>
      </w:r>
      <w:r w:rsidR="00350055" w:rsidRPr="00E80984">
        <w:rPr>
          <w:lang w:val="en-AU"/>
        </w:rPr>
        <w:t xml:space="preserve">Specifically, to calculate </w:t>
      </w:r>
      <w:r w:rsidR="00C138ED" w:rsidRPr="00E80984">
        <w:rPr>
          <w:lang w:val="en-AU"/>
        </w:rPr>
        <w:t xml:space="preserve">the PDS for pathway </w:t>
      </w:r>
      <w:r w:rsidR="00C138ED" w:rsidRPr="00E80984">
        <w:rPr>
          <w:i/>
          <w:lang w:val="en-AU"/>
        </w:rPr>
        <w:t>P</w:t>
      </w:r>
      <w:r w:rsidR="00C138ED" w:rsidRPr="00E80984">
        <w:rPr>
          <w:lang w:val="en-AU"/>
        </w:rPr>
        <w:t xml:space="preserve">, </w:t>
      </w:r>
      <w:proofErr w:type="spellStart"/>
      <w:r w:rsidR="008C0375" w:rsidRPr="00E80984">
        <w:rPr>
          <w:lang w:val="en-AU"/>
        </w:rPr>
        <w:t>Pathifier</w:t>
      </w:r>
      <w:proofErr w:type="spellEnd"/>
      <w:r w:rsidR="008C0375" w:rsidRPr="00E80984">
        <w:rPr>
          <w:lang w:val="en-AU"/>
        </w:rPr>
        <w:t xml:space="preserve"> </w:t>
      </w:r>
      <w:r w:rsidR="00F4563D" w:rsidRPr="00E80984">
        <w:rPr>
          <w:lang w:val="en-AU"/>
        </w:rPr>
        <w:t xml:space="preserve">first </w:t>
      </w:r>
      <w:r w:rsidR="008C0375" w:rsidRPr="00E80984">
        <w:rPr>
          <w:lang w:val="en-AU"/>
        </w:rPr>
        <w:t>fits</w:t>
      </w:r>
      <w:r w:rsidR="001916F5" w:rsidRPr="00E80984">
        <w:rPr>
          <w:lang w:val="en-AU"/>
        </w:rPr>
        <w:t xml:space="preserve"> a principal curve that captures the maximal variability of the expression of </w:t>
      </w:r>
      <w:r w:rsidR="00307DE5" w:rsidRPr="00E80984">
        <w:rPr>
          <w:lang w:val="en-AU"/>
        </w:rPr>
        <w:t xml:space="preserve">all </w:t>
      </w:r>
      <w:r w:rsidR="001916F5" w:rsidRPr="00E80984">
        <w:rPr>
          <w:lang w:val="en-AU"/>
        </w:rPr>
        <w:t xml:space="preserve">genes </w:t>
      </w:r>
      <w:r w:rsidR="00307DE5" w:rsidRPr="00E80984">
        <w:rPr>
          <w:lang w:val="en-AU"/>
        </w:rPr>
        <w:t xml:space="preserve">in pathway </w:t>
      </w:r>
      <w:r w:rsidR="00307DE5" w:rsidRPr="00E80984">
        <w:rPr>
          <w:i/>
          <w:lang w:val="en-AU"/>
        </w:rPr>
        <w:t>P</w:t>
      </w:r>
      <w:r w:rsidR="00307DE5" w:rsidRPr="00E80984">
        <w:rPr>
          <w:lang w:val="en-AU"/>
        </w:rPr>
        <w:t xml:space="preserve"> </w:t>
      </w:r>
      <w:r w:rsidR="001916F5" w:rsidRPr="00E80984">
        <w:rPr>
          <w:lang w:val="en-AU"/>
        </w:rPr>
        <w:t xml:space="preserve">in </w:t>
      </w:r>
      <w:r w:rsidR="0067045D" w:rsidRPr="00E80984">
        <w:rPr>
          <w:lang w:val="en-AU"/>
        </w:rPr>
        <w:t>both tumour and normal</w:t>
      </w:r>
      <w:r w:rsidR="001916F5" w:rsidRPr="00E80984">
        <w:rPr>
          <w:lang w:val="en-AU"/>
        </w:rPr>
        <w:t xml:space="preserve"> samples, and then </w:t>
      </w:r>
      <w:r w:rsidR="001916F5" w:rsidRPr="00E80984">
        <w:rPr>
          <w:lang w:val="en-AU"/>
        </w:rPr>
        <w:lastRenderedPageBreak/>
        <w:t xml:space="preserve">projects </w:t>
      </w:r>
      <w:r w:rsidR="0067045D" w:rsidRPr="00E80984">
        <w:rPr>
          <w:lang w:val="en-AU"/>
        </w:rPr>
        <w:t>all</w:t>
      </w:r>
      <w:r w:rsidR="001916F5" w:rsidRPr="00E80984">
        <w:rPr>
          <w:lang w:val="en-AU"/>
        </w:rPr>
        <w:t xml:space="preserve"> sample</w:t>
      </w:r>
      <w:r w:rsidR="0067045D" w:rsidRPr="00E80984">
        <w:rPr>
          <w:lang w:val="en-AU"/>
        </w:rPr>
        <w:t>s</w:t>
      </w:r>
      <w:r w:rsidR="007A0157" w:rsidRPr="00E80984">
        <w:rPr>
          <w:lang w:val="en-AU"/>
        </w:rPr>
        <w:t xml:space="preserve"> onto that curve; a</w:t>
      </w:r>
      <w:r w:rsidR="001916F5" w:rsidRPr="00E80984">
        <w:rPr>
          <w:lang w:val="en-AU"/>
        </w:rPr>
        <w:t xml:space="preserve"> </w:t>
      </w:r>
      <w:r w:rsidR="002B6690" w:rsidRPr="00E80984">
        <w:rPr>
          <w:lang w:val="en-AU"/>
        </w:rPr>
        <w:t>tumour</w:t>
      </w:r>
      <w:r w:rsidR="001916F5" w:rsidRPr="00E80984">
        <w:rPr>
          <w:lang w:val="en-AU"/>
        </w:rPr>
        <w:t xml:space="preserve">'s </w:t>
      </w:r>
      <w:r w:rsidR="004A5D34" w:rsidRPr="00E80984">
        <w:rPr>
          <w:lang w:val="en-AU"/>
        </w:rPr>
        <w:t>PDS</w:t>
      </w:r>
      <w:r w:rsidR="001916F5" w:rsidRPr="00E80984">
        <w:rPr>
          <w:lang w:val="en-AU"/>
        </w:rPr>
        <w:t xml:space="preserve"> </w:t>
      </w:r>
      <w:r w:rsidR="004A5D34" w:rsidRPr="00E80984">
        <w:rPr>
          <w:lang w:val="en-AU"/>
        </w:rPr>
        <w:t xml:space="preserve">for that pathway </w:t>
      </w:r>
      <w:r w:rsidR="003E7A86" w:rsidRPr="00E80984">
        <w:rPr>
          <w:lang w:val="en-AU"/>
        </w:rPr>
        <w:t>is defined as the</w:t>
      </w:r>
      <w:r w:rsidR="001916F5" w:rsidRPr="00E80984">
        <w:rPr>
          <w:lang w:val="en-AU"/>
        </w:rPr>
        <w:t xml:space="preserve"> distance along the curve from </w:t>
      </w:r>
      <w:r w:rsidR="003E7A86" w:rsidRPr="00E80984">
        <w:rPr>
          <w:lang w:val="en-AU"/>
        </w:rPr>
        <w:t xml:space="preserve">the projection of the tumour to </w:t>
      </w:r>
      <w:r w:rsidR="004A5D34" w:rsidRPr="00E80984">
        <w:rPr>
          <w:lang w:val="en-AU"/>
        </w:rPr>
        <w:t xml:space="preserve">the </w:t>
      </w:r>
      <w:r w:rsidR="00DF39F0" w:rsidRPr="00E80984">
        <w:rPr>
          <w:lang w:val="en-AU"/>
        </w:rPr>
        <w:t xml:space="preserve">centroid </w:t>
      </w:r>
      <w:r w:rsidR="004A5D34" w:rsidRPr="00E80984">
        <w:rPr>
          <w:lang w:val="en-AU"/>
        </w:rPr>
        <w:t xml:space="preserve">of </w:t>
      </w:r>
      <w:r w:rsidR="00C21E99" w:rsidRPr="00E80984">
        <w:rPr>
          <w:lang w:val="en-AU"/>
        </w:rPr>
        <w:t xml:space="preserve">the projections of </w:t>
      </w:r>
      <w:r w:rsidR="004A5D34" w:rsidRPr="00E80984">
        <w:rPr>
          <w:lang w:val="en-AU"/>
        </w:rPr>
        <w:t>normal samples</w:t>
      </w:r>
      <w:r w:rsidR="007F44DE" w:rsidRPr="00E80984">
        <w:rPr>
          <w:lang w:val="en-AU"/>
        </w:rPr>
        <w:t xml:space="preserve"> </w:t>
      </w:r>
      <w:r w:rsidR="00496114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FE187249-4A85-432C-878E-3843717788C5&lt;/uuid&gt;&lt;priority&gt;126&lt;/priority&gt;&lt;publications&gt;&lt;publication&gt;&lt;uuid&gt;4478354E-496E-4228-B6C1-523280E44306&lt;/uuid&gt;&lt;volume&gt;110&lt;/volume&gt;&lt;doi&gt;10.1073/pnas.1219651110&lt;/doi&gt;&lt;startpage&gt;6388&lt;/startpage&gt;&lt;publication_date&gt;99201304161200000000222000&lt;/publication_date&gt;&lt;url&gt;http://eutils.ncbi.nlm.nih.gov/entrez/eutils/elink.fcgi?dbfrom=pubmed&amp;amp;id=23547110&amp;amp;retmode=ref&amp;amp;cmd=prlinks&lt;/url&gt;&lt;type&gt;400&lt;/type&gt;&lt;title&gt;Pathway-based personalized analysis of cancer.&lt;/title&gt;&lt;institution&gt;Department of Physics of Complex Systems, Weizmann Institute of Science, Rehovot 76100, Israel.&lt;/institution&gt;&lt;number&gt;16&lt;/number&gt;&lt;subtype&gt;400&lt;/subtype&gt;&lt;endpage&gt;6393&lt;/endpage&gt;&lt;bundle&gt;&lt;publication&gt;&lt;url&gt;http://www.pnas.org/&lt;/url&gt;&lt;title&gt;Proceedings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Yotam&lt;/firstName&gt;&lt;lastName&gt;Drier&lt;/lastName&gt;&lt;/author&gt;&lt;author&gt;&lt;firstName&gt;Michal&lt;/firstName&gt;&lt;lastName&gt;Sheffer&lt;/lastName&gt;&lt;/author&gt;&lt;author&gt;&lt;firstName&gt;Eytan&lt;/firstName&gt;&lt;lastName&gt;Domany&lt;/lastName&gt;&lt;/author&gt;&lt;/authors&gt;&lt;/publication&gt;&lt;/publications&gt;&lt;cites&gt;&lt;/cites&gt;&lt;/citation&gt;</w:instrText>
      </w:r>
      <w:r w:rsidR="00496114" w:rsidRPr="00E80984">
        <w:rPr>
          <w:lang w:val="en-AU"/>
        </w:rPr>
        <w:fldChar w:fldCharType="separate"/>
      </w:r>
      <w:r w:rsidR="00CA74E2">
        <w:rPr>
          <w:lang w:eastAsia="zh-TW"/>
        </w:rPr>
        <w:t>(99)</w:t>
      </w:r>
      <w:r w:rsidR="00496114" w:rsidRPr="00E80984">
        <w:rPr>
          <w:lang w:val="en-AU"/>
        </w:rPr>
        <w:fldChar w:fldCharType="end"/>
      </w:r>
      <w:r w:rsidR="001916F5" w:rsidRPr="00E80984">
        <w:rPr>
          <w:lang w:val="en-AU"/>
        </w:rPr>
        <w:t xml:space="preserve">. </w:t>
      </w:r>
      <w:r w:rsidR="00B74760" w:rsidRPr="00E80984">
        <w:rPr>
          <w:lang w:val="en-AU"/>
        </w:rPr>
        <w:t xml:space="preserve">Through the analysis of three colorectal cancer datasets and two </w:t>
      </w:r>
      <w:proofErr w:type="spellStart"/>
      <w:r w:rsidR="00B74760" w:rsidRPr="00E80984">
        <w:rPr>
          <w:lang w:val="en-AU"/>
        </w:rPr>
        <w:t>glioblastoma</w:t>
      </w:r>
      <w:proofErr w:type="spellEnd"/>
      <w:r w:rsidR="00B74760" w:rsidRPr="00E80984">
        <w:rPr>
          <w:lang w:val="en-AU"/>
        </w:rPr>
        <w:t xml:space="preserve"> datasets, t</w:t>
      </w:r>
      <w:r w:rsidR="004F2022" w:rsidRPr="00E80984">
        <w:rPr>
          <w:lang w:val="en-AU"/>
        </w:rPr>
        <w:t xml:space="preserve">he authors showed that </w:t>
      </w:r>
      <w:r w:rsidR="009D27E3" w:rsidRPr="00E80984">
        <w:rPr>
          <w:lang w:val="en-AU"/>
        </w:rPr>
        <w:t xml:space="preserve">PDSs </w:t>
      </w:r>
      <w:r w:rsidR="006E086A" w:rsidRPr="00E80984">
        <w:rPr>
          <w:lang w:val="en-AU"/>
        </w:rPr>
        <w:t xml:space="preserve">can consistently </w:t>
      </w:r>
      <w:r w:rsidR="00E9136A" w:rsidRPr="00E80984">
        <w:rPr>
          <w:lang w:val="en-AU"/>
        </w:rPr>
        <w:t xml:space="preserve">dissect heterogeneity of pathway </w:t>
      </w:r>
      <w:proofErr w:type="spellStart"/>
      <w:r w:rsidR="00E9136A" w:rsidRPr="00E80984">
        <w:rPr>
          <w:lang w:val="en-AU"/>
        </w:rPr>
        <w:t>dysregulation</w:t>
      </w:r>
      <w:proofErr w:type="spellEnd"/>
      <w:r w:rsidR="00E9136A" w:rsidRPr="00E80984">
        <w:rPr>
          <w:lang w:val="en-AU"/>
        </w:rPr>
        <w:t xml:space="preserve"> in a sensible, valid and </w:t>
      </w:r>
      <w:r w:rsidR="006E086A" w:rsidRPr="00E80984">
        <w:rPr>
          <w:lang w:val="en-AU"/>
        </w:rPr>
        <w:t xml:space="preserve">clinically </w:t>
      </w:r>
      <w:r w:rsidR="007F26ED" w:rsidRPr="00E80984">
        <w:rPr>
          <w:lang w:val="en-AU"/>
        </w:rPr>
        <w:t>useful</w:t>
      </w:r>
      <w:r w:rsidR="00756671" w:rsidRPr="00E80984">
        <w:rPr>
          <w:lang w:val="en-AU"/>
        </w:rPr>
        <w:t xml:space="preserve"> manner</w:t>
      </w:r>
      <w:r w:rsidR="00380164" w:rsidRPr="00E80984">
        <w:rPr>
          <w:lang w:val="en-AU"/>
        </w:rPr>
        <w:t xml:space="preserve"> </w:t>
      </w:r>
      <w:r w:rsidR="00380164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B5464EAF-3466-4302-A46E-F8E4E39C6B77&lt;/uuid&gt;&lt;priority&gt;127&lt;/priority&gt;&lt;publications&gt;&lt;publication&gt;&lt;uuid&gt;4478354E-496E-4228-B6C1-523280E44306&lt;/uuid&gt;&lt;volume&gt;110&lt;/volume&gt;&lt;doi&gt;10.1073/pnas.1219651110&lt;/doi&gt;&lt;startpage&gt;6388&lt;/startpage&gt;&lt;publication_date&gt;99201304161200000000222000&lt;/publication_date&gt;&lt;url&gt;http://eutils.ncbi.nlm.nih.gov/entrez/eutils/elink.fcgi?dbfrom=pubmed&amp;amp;id=23547110&amp;amp;retmode=ref&amp;amp;cmd=prlinks&lt;/url&gt;&lt;type&gt;400&lt;/type&gt;&lt;title&gt;Pathway-based personalized analysis of cancer.&lt;/title&gt;&lt;institution&gt;Department of Physics of Complex Systems, Weizmann Institute of Science, Rehovot 76100, Israel.&lt;/institution&gt;&lt;number&gt;16&lt;/number&gt;&lt;subtype&gt;400&lt;/subtype&gt;&lt;endpage&gt;6393&lt;/endpage&gt;&lt;bundle&gt;&lt;publication&gt;&lt;url&gt;http://www.pnas.org/&lt;/url&gt;&lt;title&gt;Proceedings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Yotam&lt;/firstName&gt;&lt;lastName&gt;Drier&lt;/lastName&gt;&lt;/author&gt;&lt;author&gt;&lt;firstName&gt;Michal&lt;/firstName&gt;&lt;lastName&gt;Sheffer&lt;/lastName&gt;&lt;/author&gt;&lt;author&gt;&lt;firstName&gt;Eytan&lt;/firstName&gt;&lt;lastName&gt;Domany&lt;/lastName&gt;&lt;/author&gt;&lt;/authors&gt;&lt;/publication&gt;&lt;/publications&gt;&lt;cites&gt;&lt;/cites&gt;&lt;/citation&gt;</w:instrText>
      </w:r>
      <w:r w:rsidR="00380164" w:rsidRPr="00E80984">
        <w:rPr>
          <w:lang w:val="en-AU"/>
        </w:rPr>
        <w:fldChar w:fldCharType="separate"/>
      </w:r>
      <w:r w:rsidR="00CA74E2">
        <w:rPr>
          <w:lang w:eastAsia="zh-TW"/>
        </w:rPr>
        <w:t>(99)</w:t>
      </w:r>
      <w:r w:rsidR="00380164" w:rsidRPr="00E80984">
        <w:rPr>
          <w:lang w:val="en-AU"/>
        </w:rPr>
        <w:fldChar w:fldCharType="end"/>
      </w:r>
      <w:r w:rsidR="00756671" w:rsidRPr="00E80984">
        <w:rPr>
          <w:lang w:val="en-AU"/>
        </w:rPr>
        <w:t xml:space="preserve">. </w:t>
      </w:r>
      <w:r w:rsidR="00D65BEA" w:rsidRPr="00E80984">
        <w:rPr>
          <w:lang w:val="en-AU"/>
        </w:rPr>
        <w:t xml:space="preserve">Moreover, </w:t>
      </w:r>
      <w:proofErr w:type="spellStart"/>
      <w:r w:rsidR="00D65BEA" w:rsidRPr="00E80984">
        <w:rPr>
          <w:lang w:val="en-AU"/>
        </w:rPr>
        <w:t>Pathifier</w:t>
      </w:r>
      <w:proofErr w:type="spellEnd"/>
      <w:r w:rsidR="00D65BEA" w:rsidRPr="00E80984">
        <w:rPr>
          <w:lang w:val="en-AU"/>
        </w:rPr>
        <w:t xml:space="preserve"> has been successfully applied to provide a pathway-based classification of breast cancer </w:t>
      </w:r>
      <w:r w:rsidR="001665CD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08BAFC51-3E4B-4C04-9200-DC5D6F84E529&lt;/uuid&gt;&lt;priority&gt;128&lt;/priority&gt;&lt;publications&gt;&lt;publication&gt;&lt;publication_date&gt;99201504291200000000222000&lt;/publication_date&gt;&lt;doi&gt;10.1016/j.molonc.2015.04.006&lt;/doi&gt;&lt;institution&gt;Department of Physics of Complex Systems, Weizmann Institute of Science, Rehovot 76100, Israel. Electronic address: annaliv@gmail.com.&lt;/institution&gt;&lt;accepted_date&gt;99201504161200000000222000&lt;/accepted_date&gt;&lt;title&gt;Pathway-based personalized analysis of breast cancer expression data.&lt;/title&gt;&lt;revision_date&gt;99201503231200000000222000&lt;/revision_date&gt;&lt;subtype&gt;400&lt;/subtype&gt;&lt;uuid&gt;14F0C502-A436-46AE-ABA4-43AF1C345140&lt;/uuid&gt;&lt;type&gt;400&lt;/type&gt;&lt;submission_date&gt;99201409081200000000222000&lt;/submission_date&gt;&lt;url&gt;http://eutils.ncbi.nlm.nih.gov/entrez/eutils/elink.fcgi?dbfrom=pubmed&amp;amp;id=25963740&amp;amp;retmode=ref&amp;amp;cmd=prlinks&lt;/url&gt;&lt;bundle&gt;&lt;publication&gt;&lt;publisher&gt;Elsevier B.V&lt;/publisher&gt;&lt;title&gt;Molecular Oncology&lt;/title&gt;&lt;type&gt;-100&lt;/type&gt;&lt;subtype&gt;-100&lt;/subtype&gt;&lt;uuid&gt;C27E5AAD-ABAD-457A-9FF4-B717FFE4D36D&lt;/uuid&gt;&lt;/publication&gt;&lt;/bundle&gt;&lt;authors&gt;&lt;author&gt;&lt;firstName&gt;Anna&lt;/firstName&gt;&lt;lastName&gt;Livshits&lt;/lastName&gt;&lt;/author&gt;&lt;author&gt;&lt;firstName&gt;Anna&lt;/firstName&gt;&lt;lastName&gt;Git&lt;/lastName&gt;&lt;/author&gt;&lt;author&gt;&lt;firstName&gt;Garold&lt;/firstName&gt;&lt;lastName&gt;Fuks&lt;/lastName&gt;&lt;/author&gt;&lt;author&gt;&lt;firstName&gt;Carlos&lt;/firstName&gt;&lt;lastName&gt;Caldas&lt;/lastName&gt;&lt;/author&gt;&lt;author&gt;&lt;firstName&gt;Eytan&lt;/firstName&gt;&lt;lastName&gt;Domany&lt;/lastName&gt;&lt;/author&gt;&lt;/authors&gt;&lt;/publication&gt;&lt;/publications&gt;&lt;cites&gt;&lt;/cites&gt;&lt;/citation&gt;</w:instrText>
      </w:r>
      <w:r w:rsidR="001665CD" w:rsidRPr="00E80984">
        <w:rPr>
          <w:lang w:val="en-AU"/>
        </w:rPr>
        <w:fldChar w:fldCharType="separate"/>
      </w:r>
      <w:r w:rsidR="00CA74E2">
        <w:rPr>
          <w:lang w:eastAsia="zh-TW"/>
        </w:rPr>
        <w:t>(100)</w:t>
      </w:r>
      <w:r w:rsidR="001665CD" w:rsidRPr="00E80984">
        <w:rPr>
          <w:lang w:val="en-AU"/>
        </w:rPr>
        <w:fldChar w:fldCharType="end"/>
      </w:r>
      <w:r w:rsidR="00D65BEA" w:rsidRPr="00E80984">
        <w:rPr>
          <w:lang w:val="en-AU"/>
        </w:rPr>
        <w:t xml:space="preserve">, and when combined with Cox regression and L1 penalised estimation, has achieved better prognosis prediction compared with gene-based models </w:t>
      </w:r>
      <w:r w:rsidR="001665CD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E3C59485-EF8A-47FF-844E-3DF616D71859&lt;/uuid&gt;&lt;priority&gt;129&lt;/priority&gt;&lt;publications&gt;&lt;publication&gt;&lt;uuid&gt;ACC535D7-629D-42CD-BA32-9852F320651E&lt;/uuid&gt;&lt;volume&gt;10&lt;/volume&gt;&lt;accepted_date&gt;99201408081200000000222000&lt;/accepted_date&gt;&lt;doi&gt;10.1371/journal.pcbi.1003851&lt;/doi&gt;&lt;startpage&gt;e1003851&lt;/startpage&gt;&lt;publication_date&gt;99201409001200000000220000&lt;/publication_date&gt;&lt;url&gt;http://eutils.ncbi.nlm.nih.gov/entrez/eutils/elink.fcgi?dbfrom=pubmed&amp;amp;id=25233347&amp;amp;retmode=ref&amp;amp;cmd=prlinks&lt;/url&gt;&lt;type&gt;400&lt;/type&gt;&lt;title&gt;A novel model to combine clinical and pathway-based transcriptomic information for the prognosis prediction of breast cancer.&lt;/title&gt;&lt;submission_date&gt;99201403171200000000222000&lt;/submission_date&gt;&lt;number&gt;9&lt;/number&gt;&lt;institution&gt;Molecular Biosciences and Bioengineering Graduate Program, University of Hawaii at Manoa, Honolulu, Hawaii, United States of America; Epidemiology Program, University of Hawaii Cancer Center, Honolulu, Hawaii, United States of America.&lt;/institution&gt;&lt;subtype&gt;400&lt;/subtype&gt;&lt;bundle&gt;&lt;publication&gt;&lt;title&gt;PLoS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Sijia&lt;/firstName&gt;&lt;lastName&gt;Huang&lt;/lastName&gt;&lt;/author&gt;&lt;author&gt;&lt;firstName&gt;Cameron&lt;/firstName&gt;&lt;lastName&gt;Yee&lt;/lastName&gt;&lt;/author&gt;&lt;author&gt;&lt;firstName&gt;Travers&lt;/firstName&gt;&lt;lastName&gt;Ching&lt;/lastName&gt;&lt;/author&gt;&lt;author&gt;&lt;firstName&gt;Herbert&lt;/firstName&gt;&lt;lastName&gt;Yu&lt;/lastName&gt;&lt;/author&gt;&lt;author&gt;&lt;firstName&gt;Lana&lt;/firstName&gt;&lt;middleNames&gt;X&lt;/middleNames&gt;&lt;lastName&gt;Garmire&lt;/lastName&gt;&lt;/author&gt;&lt;/authors&gt;&lt;/publication&gt;&lt;/publications&gt;&lt;cites&gt;&lt;/cites&gt;&lt;/citation&gt;</w:instrText>
      </w:r>
      <w:r w:rsidR="001665CD" w:rsidRPr="00E80984">
        <w:rPr>
          <w:lang w:val="en-AU"/>
        </w:rPr>
        <w:fldChar w:fldCharType="separate"/>
      </w:r>
      <w:r w:rsidR="00CA74E2">
        <w:rPr>
          <w:lang w:eastAsia="zh-TW"/>
        </w:rPr>
        <w:t>(101)</w:t>
      </w:r>
      <w:r w:rsidR="001665CD" w:rsidRPr="00E80984">
        <w:rPr>
          <w:lang w:val="en-AU"/>
        </w:rPr>
        <w:fldChar w:fldCharType="end"/>
      </w:r>
      <w:r w:rsidR="00673B8E" w:rsidRPr="00E80984">
        <w:rPr>
          <w:lang w:val="en-AU"/>
        </w:rPr>
        <w:t>.</w:t>
      </w:r>
    </w:p>
    <w:p w14:paraId="2DF92C95" w14:textId="17E4012A" w:rsidR="003410E8" w:rsidRPr="00E80984" w:rsidRDefault="00CB11BD" w:rsidP="000B0D41">
      <w:pPr>
        <w:pStyle w:val="ManuscriptNormal"/>
        <w:rPr>
          <w:lang w:val="en-AU"/>
        </w:rPr>
      </w:pPr>
      <w:r w:rsidRPr="00E80984">
        <w:rPr>
          <w:lang w:val="en-AU"/>
        </w:rPr>
        <w:t>The pathway recognition algorithm using data integration on genomic models (PARADIGM)</w:t>
      </w:r>
      <w:r w:rsidR="00EB153F" w:rsidRPr="00E80984">
        <w:rPr>
          <w:lang w:val="en-AU"/>
        </w:rPr>
        <w:t xml:space="preserve"> developed by </w:t>
      </w:r>
      <w:proofErr w:type="spellStart"/>
      <w:r w:rsidR="00D13A5A" w:rsidRPr="00E80984">
        <w:rPr>
          <w:lang w:val="en-AU"/>
        </w:rPr>
        <w:t>Vaske</w:t>
      </w:r>
      <w:proofErr w:type="spellEnd"/>
      <w:r w:rsidR="00D13A5A" w:rsidRPr="00E80984">
        <w:rPr>
          <w:lang w:val="en-AU"/>
        </w:rPr>
        <w:t xml:space="preserve"> </w:t>
      </w:r>
      <w:r w:rsidR="00EB153F" w:rsidRPr="00E80984">
        <w:rPr>
          <w:lang w:val="en-AU"/>
        </w:rPr>
        <w:t xml:space="preserve">et al. </w:t>
      </w:r>
      <w:r w:rsidR="00D13A5A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0CA640B2-2A4C-411E-901C-B34505F30DEF&lt;/uuid&gt;&lt;priority&gt;130&lt;/priority&gt;&lt;publications&gt;&lt;publication&gt;&lt;uuid&gt;71734E01-6A52-46EB-8DB2-F627CF4A9A58&lt;/uuid&gt;&lt;volume&gt;26&lt;/volume&gt;&lt;doi&gt;10.1093/bioinformatics/btq182&lt;/doi&gt;&lt;startpage&gt;i237&lt;/startpage&gt;&lt;publication_date&gt;99201006151200000000222000&lt;/publication_date&gt;&lt;url&gt;http://eutils.ncbi.nlm.nih.gov/entrez/eutils/elink.fcgi?dbfrom=pubmed&amp;amp;id=20529912&amp;amp;retmode=ref&amp;amp;cmd=prlinks&lt;/url&gt;&lt;citekey&gt;Vaske:2010is&lt;/citekey&gt;&lt;type&gt;400&lt;/type&gt;&lt;title&gt;Inference of patient-specific pathway activities from multi-dimensional cancer genomics data using PARADIGM.&lt;/title&gt;&lt;institution&gt;Howard Hughes Medical Institute, UC Santa Cruz, CA, USA.&lt;/institution&gt;&lt;number&gt;12&lt;/number&gt;&lt;subtype&gt;400&lt;/subtype&gt;&lt;endpage&gt;45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Charles&lt;/firstName&gt;&lt;middleNames&gt;J&lt;/middleNames&gt;&lt;lastName&gt;Vaske&lt;/lastName&gt;&lt;/author&gt;&lt;author&gt;&lt;firstName&gt;Stephen&lt;/firstName&gt;&lt;middleNames&gt;C&lt;/middleNames&gt;&lt;lastName&gt;Benz&lt;/lastName&gt;&lt;/author&gt;&lt;author&gt;&lt;firstName&gt;J&lt;/firstName&gt;&lt;middleNames&gt;Zachary&lt;/middleNames&gt;&lt;lastName&gt;Sanborn&lt;/lastName&gt;&lt;/author&gt;&lt;author&gt;&lt;firstName&gt;Dent&lt;/firstName&gt;&lt;lastName&gt;Earl&lt;/lastName&gt;&lt;/author&gt;&lt;author&gt;&lt;firstName&gt;Christopher&lt;/firstName&gt;&lt;lastName&gt;Szeto&lt;/lastName&gt;&lt;/author&gt;&lt;author&gt;&lt;firstName&gt;Jingchun&lt;/firstName&gt;&lt;lastName&gt;Zhu&lt;/lastName&gt;&lt;/author&gt;&lt;author&gt;&lt;firstName&gt;David&lt;/firstName&gt;&lt;lastName&gt;Haussler&lt;/lastName&gt;&lt;/author&gt;&lt;author&gt;&lt;firstName&gt;Joshua&lt;/firstName&gt;&lt;middleNames&gt;M&lt;/middleNames&gt;&lt;lastName&gt;Stuart&lt;/lastName&gt;&lt;/author&gt;&lt;/authors&gt;&lt;/publication&gt;&lt;/publications&gt;&lt;cites&gt;&lt;/cites&gt;&lt;/citation&gt;</w:instrText>
      </w:r>
      <w:r w:rsidR="00D13A5A" w:rsidRPr="00E80984">
        <w:rPr>
          <w:lang w:val="en-AU"/>
        </w:rPr>
        <w:fldChar w:fldCharType="separate"/>
      </w:r>
      <w:r w:rsidR="00CA74E2">
        <w:rPr>
          <w:lang w:eastAsia="zh-TW"/>
        </w:rPr>
        <w:t>(102)</w:t>
      </w:r>
      <w:r w:rsidR="00D13A5A" w:rsidRPr="00E80984">
        <w:rPr>
          <w:lang w:val="en-AU"/>
        </w:rPr>
        <w:fldChar w:fldCharType="end"/>
      </w:r>
      <w:r w:rsidR="00D13A5A" w:rsidRPr="00E80984">
        <w:rPr>
          <w:lang w:val="en-AU"/>
        </w:rPr>
        <w:t xml:space="preserve"> </w:t>
      </w:r>
      <w:r w:rsidR="00EB153F" w:rsidRPr="00E80984">
        <w:rPr>
          <w:lang w:val="en-AU"/>
        </w:rPr>
        <w:t>represents another prominent tool for personalised pathway</w:t>
      </w:r>
      <w:r w:rsidRPr="00E80984">
        <w:rPr>
          <w:lang w:val="en-AU"/>
        </w:rPr>
        <w:t xml:space="preserve"> </w:t>
      </w:r>
      <w:r w:rsidR="00FC204A" w:rsidRPr="00E80984">
        <w:rPr>
          <w:lang w:val="en-AU"/>
        </w:rPr>
        <w:t>analysis.</w:t>
      </w:r>
      <w:r w:rsidR="00602AA4" w:rsidRPr="00E80984">
        <w:rPr>
          <w:rFonts w:hint="eastAsia"/>
          <w:lang w:val="en-AU"/>
        </w:rPr>
        <w:t xml:space="preserve"> </w:t>
      </w:r>
      <w:r w:rsidR="00602AA4" w:rsidRPr="00E80984">
        <w:rPr>
          <w:lang w:val="en-AU"/>
        </w:rPr>
        <w:t xml:space="preserve">Unlike the </w:t>
      </w:r>
      <w:del w:id="44" w:author="Kim-Anh Le Cao" w:date="2016-01-15T15:46:00Z">
        <w:r w:rsidR="00602AA4" w:rsidRPr="00E80984" w:rsidDel="00505E62">
          <w:rPr>
            <w:lang w:val="en-AU"/>
          </w:rPr>
          <w:delText xml:space="preserve">aforesaid </w:delText>
        </w:r>
      </w:del>
      <w:proofErr w:type="spellStart"/>
      <w:ins w:id="45" w:author="Kim-Anh Le Cao" w:date="2016-01-15T15:46:00Z">
        <w:r w:rsidR="00505E62">
          <w:rPr>
            <w:lang w:val="en-AU"/>
          </w:rPr>
          <w:t>aforementionned</w:t>
        </w:r>
        <w:proofErr w:type="spellEnd"/>
        <w:r w:rsidR="00505E62" w:rsidRPr="00E80984">
          <w:rPr>
            <w:lang w:val="en-AU"/>
          </w:rPr>
          <w:t xml:space="preserve"> </w:t>
        </w:r>
      </w:ins>
      <w:r w:rsidR="00602AA4" w:rsidRPr="00E80984">
        <w:rPr>
          <w:lang w:val="en-AU"/>
        </w:rPr>
        <w:t xml:space="preserve">methods, </w:t>
      </w:r>
      <w:r w:rsidR="00DA3A51" w:rsidRPr="00E80984">
        <w:rPr>
          <w:lang w:val="en-AU"/>
        </w:rPr>
        <w:t xml:space="preserve">a pathway component considered by PARADIGM </w:t>
      </w:r>
      <w:r w:rsidR="00A04961" w:rsidRPr="00E80984">
        <w:rPr>
          <w:lang w:val="en-AU"/>
        </w:rPr>
        <w:t xml:space="preserve">is not limited </w:t>
      </w:r>
      <w:r w:rsidR="009E344C" w:rsidRPr="00E80984">
        <w:rPr>
          <w:lang w:val="en-AU"/>
        </w:rPr>
        <w:t xml:space="preserve">to </w:t>
      </w:r>
      <w:r w:rsidR="00DA3A51" w:rsidRPr="00E80984">
        <w:rPr>
          <w:lang w:val="en-AU"/>
        </w:rPr>
        <w:t>mRNA value;</w:t>
      </w:r>
      <w:r w:rsidR="00A04961" w:rsidRPr="00E80984">
        <w:rPr>
          <w:lang w:val="en-AU"/>
        </w:rPr>
        <w:t xml:space="preserve"> </w:t>
      </w:r>
      <w:r w:rsidR="00DA3A51" w:rsidRPr="00E80984">
        <w:rPr>
          <w:lang w:val="en-AU"/>
        </w:rPr>
        <w:t>it can be</w:t>
      </w:r>
      <w:r w:rsidR="004B47FF" w:rsidRPr="00E80984">
        <w:rPr>
          <w:lang w:val="en-AU"/>
        </w:rPr>
        <w:t xml:space="preserve"> any</w:t>
      </w:r>
      <w:r w:rsidR="00DC0C27" w:rsidRPr="00E80984">
        <w:rPr>
          <w:lang w:val="en-AU"/>
        </w:rPr>
        <w:t xml:space="preserve"> </w:t>
      </w:r>
      <w:r w:rsidR="0075703F" w:rsidRPr="00E80984">
        <w:rPr>
          <w:lang w:val="en-AU"/>
        </w:rPr>
        <w:t>molecular measurement of a gene</w:t>
      </w:r>
      <w:r w:rsidR="00DC0C27" w:rsidRPr="00E80984">
        <w:rPr>
          <w:lang w:val="en-AU"/>
        </w:rPr>
        <w:t xml:space="preserve"> </w:t>
      </w:r>
      <w:r w:rsidR="0075703F" w:rsidRPr="00E80984">
        <w:rPr>
          <w:lang w:val="en-AU"/>
        </w:rPr>
        <w:t>(</w:t>
      </w:r>
      <w:r w:rsidR="00DC0C27" w:rsidRPr="00E80984">
        <w:rPr>
          <w:lang w:val="en-AU"/>
        </w:rPr>
        <w:t>c</w:t>
      </w:r>
      <w:r w:rsidR="008520E7" w:rsidRPr="00E80984">
        <w:rPr>
          <w:lang w:val="en-AU"/>
        </w:rPr>
        <w:t xml:space="preserve">opy number, mRNA </w:t>
      </w:r>
      <w:r w:rsidR="0075703F" w:rsidRPr="00E80984">
        <w:rPr>
          <w:lang w:val="en-AU"/>
        </w:rPr>
        <w:t>or protein</w:t>
      </w:r>
      <w:r w:rsidR="00DA3A51" w:rsidRPr="00E80984">
        <w:rPr>
          <w:lang w:val="en-AU"/>
        </w:rPr>
        <w:t xml:space="preserve"> level</w:t>
      </w:r>
      <w:r w:rsidR="0075703F" w:rsidRPr="00E80984">
        <w:rPr>
          <w:lang w:val="en-AU"/>
        </w:rPr>
        <w:t>)</w:t>
      </w:r>
      <w:r w:rsidR="00DA3A51" w:rsidRPr="00E80984">
        <w:rPr>
          <w:lang w:val="en-AU"/>
        </w:rPr>
        <w:t xml:space="preserve">, </w:t>
      </w:r>
      <w:r w:rsidR="008520E7" w:rsidRPr="00E80984">
        <w:rPr>
          <w:lang w:val="en-AU"/>
        </w:rPr>
        <w:t>a protein complex</w:t>
      </w:r>
      <w:r w:rsidR="00A31838" w:rsidRPr="00E80984">
        <w:rPr>
          <w:lang w:val="en-AU"/>
        </w:rPr>
        <w:t>,</w:t>
      </w:r>
      <w:r w:rsidR="00DA3A51" w:rsidRPr="00E80984">
        <w:rPr>
          <w:lang w:val="en-AU"/>
        </w:rPr>
        <w:t xml:space="preserve"> </w:t>
      </w:r>
      <w:r w:rsidR="008520E7" w:rsidRPr="00E80984">
        <w:rPr>
          <w:lang w:val="en-AU"/>
        </w:rPr>
        <w:t xml:space="preserve">a </w:t>
      </w:r>
      <w:r w:rsidR="00DA3A51" w:rsidRPr="00E80984">
        <w:rPr>
          <w:lang w:val="en-AU"/>
        </w:rPr>
        <w:t>gene family</w:t>
      </w:r>
      <w:r w:rsidR="008520E7" w:rsidRPr="00E80984">
        <w:rPr>
          <w:lang w:val="en-AU"/>
        </w:rPr>
        <w:t xml:space="preserve"> or even an abstract process such as “apoptosis”</w:t>
      </w:r>
      <w:r w:rsidR="00DA3A51" w:rsidRPr="00E80984">
        <w:rPr>
          <w:lang w:val="en-AU"/>
        </w:rPr>
        <w:t xml:space="preserve">. </w:t>
      </w:r>
      <w:r w:rsidR="00936B07" w:rsidRPr="00E80984">
        <w:rPr>
          <w:lang w:val="en-AU"/>
        </w:rPr>
        <w:t xml:space="preserve">For each sample and each pathway component, PARADIGM </w:t>
      </w:r>
      <w:r w:rsidR="000B0D41" w:rsidRPr="00E80984">
        <w:rPr>
          <w:lang w:val="en-AU"/>
        </w:rPr>
        <w:t>builds a probabilistic graphical model</w:t>
      </w:r>
      <w:r w:rsidR="007A4E83" w:rsidRPr="00E80984">
        <w:rPr>
          <w:lang w:val="en-AU"/>
        </w:rPr>
        <w:t xml:space="preserve"> </w:t>
      </w:r>
      <w:r w:rsidR="000B0D41" w:rsidRPr="00E80984">
        <w:rPr>
          <w:lang w:val="en-AU"/>
        </w:rPr>
        <w:t xml:space="preserve">to </w:t>
      </w:r>
      <w:r w:rsidR="000946C8" w:rsidRPr="00E80984">
        <w:rPr>
          <w:lang w:val="en-AU"/>
        </w:rPr>
        <w:t xml:space="preserve">generate </w:t>
      </w:r>
      <w:r w:rsidR="008B2BA5" w:rsidRPr="00E80984">
        <w:rPr>
          <w:lang w:val="en-AU"/>
        </w:rPr>
        <w:t>a single summary</w:t>
      </w:r>
      <w:r w:rsidR="007A4E83" w:rsidRPr="00E80984">
        <w:rPr>
          <w:lang w:val="en-AU"/>
        </w:rPr>
        <w:t>,</w:t>
      </w:r>
      <w:r w:rsidR="00F06AE6" w:rsidRPr="00E80984">
        <w:rPr>
          <w:lang w:val="en-AU"/>
        </w:rPr>
        <w:t xml:space="preserve"> </w:t>
      </w:r>
      <w:r w:rsidR="002C71A5" w:rsidRPr="00E80984">
        <w:rPr>
          <w:lang w:val="en-AU"/>
        </w:rPr>
        <w:t xml:space="preserve">called </w:t>
      </w:r>
      <w:r w:rsidR="00F06AE6" w:rsidRPr="00E80984">
        <w:rPr>
          <w:lang w:val="en-AU"/>
        </w:rPr>
        <w:t>integrated pathway level (IPL)</w:t>
      </w:r>
      <w:r w:rsidR="007A4E83" w:rsidRPr="00E80984">
        <w:rPr>
          <w:lang w:val="en-AU"/>
        </w:rPr>
        <w:t>,</w:t>
      </w:r>
      <w:r w:rsidR="00F06AE6" w:rsidRPr="00E80984">
        <w:rPr>
          <w:lang w:val="en-AU"/>
        </w:rPr>
        <w:t xml:space="preserve"> </w:t>
      </w:r>
      <w:r w:rsidR="00FA3F5D" w:rsidRPr="00E80984">
        <w:rPr>
          <w:lang w:val="en-AU"/>
        </w:rPr>
        <w:t xml:space="preserve">to indicate the status of a </w:t>
      </w:r>
      <w:r w:rsidR="009247FE" w:rsidRPr="00E80984">
        <w:rPr>
          <w:lang w:val="en-AU"/>
        </w:rPr>
        <w:t xml:space="preserve">pathway component </w:t>
      </w:r>
      <w:r w:rsidR="00C0364F" w:rsidRPr="00E80984">
        <w:rPr>
          <w:lang w:val="en-AU"/>
        </w:rPr>
        <w:t xml:space="preserve">in a given sample </w:t>
      </w:r>
      <w:r w:rsidR="009247FE" w:rsidRPr="00E80984">
        <w:rPr>
          <w:lang w:val="en-AU"/>
        </w:rPr>
        <w:t xml:space="preserve">relative to a </w:t>
      </w:r>
      <w:r w:rsidR="00C0364F" w:rsidRPr="00E80984">
        <w:rPr>
          <w:lang w:val="en-AU"/>
        </w:rPr>
        <w:t>benchmark</w:t>
      </w:r>
      <w:r w:rsidR="009247FE" w:rsidRPr="00E80984">
        <w:rPr>
          <w:lang w:val="en-AU"/>
        </w:rPr>
        <w:t xml:space="preserve"> (</w:t>
      </w:r>
      <w:r w:rsidR="00C0364F" w:rsidRPr="00E80984">
        <w:rPr>
          <w:lang w:val="en-AU"/>
        </w:rPr>
        <w:t xml:space="preserve">e.g. as </w:t>
      </w:r>
      <w:r w:rsidR="00ED6FAE">
        <w:rPr>
          <w:lang w:val="en-AU"/>
        </w:rPr>
        <w:t>measurements</w:t>
      </w:r>
      <w:r w:rsidR="00C0364F" w:rsidRPr="00E80984">
        <w:rPr>
          <w:lang w:val="en-AU"/>
        </w:rPr>
        <w:t xml:space="preserve"> in normal tissue</w:t>
      </w:r>
      <w:r w:rsidR="00ED6FAE">
        <w:rPr>
          <w:lang w:val="en-AU"/>
        </w:rPr>
        <w:t>s</w:t>
      </w:r>
      <w:r w:rsidR="009247FE" w:rsidRPr="00E80984">
        <w:rPr>
          <w:lang w:val="en-AU"/>
        </w:rPr>
        <w:t xml:space="preserve">). </w:t>
      </w:r>
      <w:r w:rsidR="00CD5DF0" w:rsidRPr="00E80984">
        <w:rPr>
          <w:lang w:val="en-AU"/>
        </w:rPr>
        <w:t xml:space="preserve">The IPLs belonging to the same pathway are then summarised to represent the activity of that pathway </w:t>
      </w:r>
      <w:r w:rsidR="001C4993" w:rsidRPr="00E80984">
        <w:rPr>
          <w:lang w:val="en-AU"/>
        </w:rPr>
        <w:t>in the given tumour.</w:t>
      </w:r>
    </w:p>
    <w:p w14:paraId="7DDE25E9" w14:textId="4CDD3518" w:rsidR="004C70CB" w:rsidRPr="00E80984" w:rsidRDefault="00EA564A" w:rsidP="00AC4A14">
      <w:pPr>
        <w:pStyle w:val="ManuscriptNormal"/>
        <w:rPr>
          <w:lang w:val="en-AU"/>
        </w:rPr>
      </w:pPr>
      <w:r w:rsidRPr="00E80984">
        <w:rPr>
          <w:lang w:val="en-AU"/>
        </w:rPr>
        <w:t xml:space="preserve">PARADIGM has been successfully </w:t>
      </w:r>
      <w:r w:rsidR="00447930" w:rsidRPr="00E80984">
        <w:rPr>
          <w:lang w:val="en-AU"/>
        </w:rPr>
        <w:t xml:space="preserve">applied to the analysis in various cancers </w:t>
      </w:r>
      <w:r w:rsidR="007A4E83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81FB1EE-0624-4D1E-A6DD-67A1D1789C7F&lt;/uuid&gt;&lt;priority&gt;131&lt;/priority&gt;&lt;publications&gt;&lt;publication&gt;&lt;uuid&gt;71734E01-6A52-46EB-8DB2-F627CF4A9A58&lt;/uuid&gt;&lt;volume&gt;26&lt;/volume&gt;&lt;doi&gt;10.1093/bioinformatics/btq182&lt;/doi&gt;&lt;startpage&gt;i237&lt;/startpage&gt;&lt;publication_date&gt;99201006151200000000222000&lt;/publication_date&gt;&lt;url&gt;http://eutils.ncbi.nlm.nih.gov/entrez/eutils/elink.fcgi?dbfrom=pubmed&amp;amp;id=20529912&amp;amp;retmode=ref&amp;amp;cmd=prlinks&lt;/url&gt;&lt;citekey&gt;Vaske:2010is&lt;/citekey&gt;&lt;type&gt;400&lt;/type&gt;&lt;title&gt;Inference of patient-specific pathway activities from multi-dimensional cancer genomics data using PARADIGM.&lt;/title&gt;&lt;institution&gt;Howard Hughes Medical Institute, UC Santa Cruz, CA, USA.&lt;/institution&gt;&lt;number&gt;12&lt;/number&gt;&lt;subtype&gt;400&lt;/subtype&gt;&lt;endpage&gt;45&lt;/endpage&gt;&lt;bundle&gt;&lt;publication&gt;&lt;title&gt;Bioinformatics&lt;/title&gt;&lt;type&gt;-100&lt;/type&gt;&lt;subtype&gt;-100&lt;/subtype&gt;&lt;uuid&gt;09CA648F-4882-43FE-BD62-6E71CBDE81F5&lt;/uuid&gt;&lt;/publication&gt;&lt;/bundle&gt;&lt;authors&gt;&lt;author&gt;&lt;firstName&gt;Charles&lt;/firstName&gt;&lt;middleNames&gt;J&lt;/middleNames&gt;&lt;lastName&gt;Vaske&lt;/lastName&gt;&lt;/author&gt;&lt;author&gt;&lt;firstName&gt;Stephen&lt;/firstName&gt;&lt;middleNames&gt;C&lt;/middleNames&gt;&lt;lastName&gt;Benz&lt;/lastName&gt;&lt;/author&gt;&lt;author&gt;&lt;firstName&gt;J&lt;/firstName&gt;&lt;middleNames&gt;Zachary&lt;/middleNames&gt;&lt;lastName&gt;Sanborn&lt;/lastName&gt;&lt;/author&gt;&lt;author&gt;&lt;firstName&gt;Dent&lt;/firstName&gt;&lt;lastName&gt;Earl&lt;/lastName&gt;&lt;/author&gt;&lt;author&gt;&lt;firstName&gt;Christopher&lt;/firstName&gt;&lt;lastName&gt;Szeto&lt;/lastName&gt;&lt;/author&gt;&lt;author&gt;&lt;firstName&gt;Jingchun&lt;/firstName&gt;&lt;lastName&gt;Zhu&lt;/lastName&gt;&lt;/author&gt;&lt;author&gt;&lt;firstName&gt;David&lt;/firstName&gt;&lt;lastName&gt;Haussler&lt;/lastName&gt;&lt;/author&gt;&lt;author&gt;&lt;firstName&gt;Joshua&lt;/firstName&gt;&lt;middleNames&gt;M&lt;/middleNames&gt;&lt;lastName&gt;Stuart&lt;/lastName&gt;&lt;/author&gt;&lt;/authors&gt;&lt;/publication&gt;&lt;publication&gt;&lt;uuid&gt;B3DAC14C-2FB4-4C9E-BD5D-8B90B09B147B&lt;/uuid&gt;&lt;volume&gt;497&lt;/volume&gt;&lt;accepted_date&gt;99201303211200000000222000&lt;/accepted_date&gt;&lt;doi&gt;10.1038/nature12113&lt;/doi&gt;&lt;startpage&gt;67&lt;/startpage&gt;&lt;publication_date&gt;99201305021200000000222000&lt;/publication_date&gt;&lt;url&gt;http://eutils.ncbi.nlm.nih.gov/entrez/eutils/elink.fcgi?dbfrom=pubmed&amp;amp;id=23636398&amp;amp;retmode=ref&amp;amp;cmd=prlinks&lt;/url&gt;&lt;citekey&gt;CancerGenomeAtlasResearchNetwork:2013fl&lt;/citekey&gt;&lt;type&gt;400&lt;/type&gt;&lt;title&gt;Integrated genomic characterization of endometrial carcinoma.&lt;/title&gt;&lt;submission_date&gt;99201212101200000000222000&lt;/submission_date&gt;&lt;number&gt;7447&lt;/number&gt;&lt;subtype&gt;400&lt;/subtype&gt;&lt;endpage&gt;73&lt;/endpage&gt;&lt;bundle&gt;&lt;publication&gt;&lt;publisher&gt;Nature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Group&lt;/publisher&gt;&lt;title&gt;Nature&lt;/title&gt;&lt;type&gt;-100&lt;/type&gt;&lt;subtype&gt;-100&lt;/subtype&gt;&lt;uuid&gt;23DA7D8B-FDA6-428A-83E0-2A3AC9393B7E&lt;/uuid&gt;&lt;/publication&gt;&lt;/bundle&gt;&lt;authors&gt;&lt;author&gt;&lt;lastName&gt;Cancer Genome Atlas Research Network&lt;/lastName&gt;&lt;/author&gt;&lt;author&gt;&lt;firstName&gt;Cyriac&lt;/firstName&gt;&lt;lastName&gt;Kandoth&lt;/lastName&gt;&lt;/author&gt;&lt;author&gt;&lt;firstName&gt;Nikolaus&lt;/firstName&gt;&lt;lastName&gt;Schultz&lt;/lastName&gt;&lt;/author&gt;&lt;author&gt;&lt;firstName&gt;Andrew&lt;/firstName&gt;&lt;middleNames&gt;D&lt;/middleNames&gt;&lt;lastName&gt;Cherniack&lt;/lastName&gt;&lt;/author&gt;&lt;author&gt;&lt;firstName&gt;Rehan&lt;/firstName&gt;&lt;lastName&gt;Akbani&lt;/lastName&gt;&lt;/author&gt;&lt;author&gt;&lt;firstName&gt;Yuexin&lt;/firstName&gt;&lt;lastName&gt;Liu&lt;/lastName&gt;&lt;/author&gt;&lt;author&gt;&lt;firstName&gt;Hui&lt;/firstName&gt;&lt;lastName&gt;Shen&lt;/lastName&gt;&lt;/author&gt;&lt;author&gt;&lt;firstName&gt;A&lt;/firstName&gt;&lt;middleNames&gt;Gordon&lt;/middleNames&gt;&lt;lastName&gt;Robertson&lt;/lastName&gt;&lt;/author&gt;&lt;author&gt;&lt;firstName&gt;Itai&lt;/firstName&gt;&lt;lastName&gt;Pashtan&lt;/lastName&gt;&lt;/author&gt;&lt;author&gt;&lt;firstName&gt;Ronglai&lt;/firstName&gt;&lt;lastName&gt;Shen&lt;/lastName&gt;&lt;/author&gt;&lt;author&gt;&lt;firstName&gt;Christopher&lt;/firstName&gt;&lt;middleNames&gt;C&lt;/middleNames&gt;&lt;lastName&gt;Benz&lt;/lastName&gt;&lt;/author&gt;&lt;author&gt;&lt;firstName&gt;Christina&lt;/firstName&gt;&lt;lastName&gt;Yau&lt;/lastName&gt;&lt;/author&gt;&lt;author&gt;&lt;firstName&gt;Peter&lt;/firstName&gt;&lt;middleNames&gt;W&lt;/middleNames&gt;&lt;lastName&gt;Laird&lt;/lastName&gt;&lt;/author&gt;&lt;author&gt;&lt;firstName&gt;Li&lt;/firstName&gt;&lt;lastName&gt;Ding&lt;/lastName&gt;&lt;/author&gt;&lt;author&gt;&lt;firstName&gt;Wei&lt;/firstName&gt;&lt;lastName&gt;Zhang&lt;/lastName&gt;&lt;/author&gt;&lt;author&gt;&lt;firstName&gt;Gordon&lt;/firstName&gt;&lt;middleNames&gt;B&lt;/middleNames&gt;&lt;lastName&gt;Mills&lt;/lastName&gt;&lt;/author&gt;&lt;author&gt;&lt;firstName&gt;Raju&lt;/firstName&gt;&lt;lastName&gt;Kucherlapati&lt;/lastName&gt;&lt;/author&gt;&lt;author&gt;&lt;firstName&gt;Elaine&lt;/firstName&gt;&lt;middleNames&gt;R&lt;/middleNames&gt;&lt;lastName&gt;Mardis&lt;/lastName&gt;&lt;/author&gt;&lt;author&gt;&lt;firstName&gt;Douglas&lt;/firstName&gt;&lt;middleNames&gt;A&lt;/middleNames&gt;&lt;lastName&gt;Levine&lt;/lastName&gt;&lt;/author&gt;&lt;/authors&gt;&lt;/publication&gt;&lt;publication&gt;&lt;uuid&gt;7A857BDD-7E0C-45A9-9E06-F3EB3E908689&lt;/uuid&gt;&lt;volume&gt;507&lt;/volume&gt;&lt;accepted_date&gt;99201312191200000000222000&lt;/accepted_date&gt;&lt;doi&gt;10.1038/nature12965&lt;/doi&gt;&lt;startpage&gt;315&lt;/startpage&gt;&lt;publication_date&gt;99201403201200000000222000&lt;/publication_date&gt;&lt;url&gt;http://eutils.ncbi.nlm.nih.gov/entrez/eutils/elink.fcgi?dbfrom=pubmed&amp;amp;id=24476821&amp;amp;retmode=ref&amp;amp;cmd=prlinks&lt;/url&gt;&lt;type&gt;400&lt;/type&gt;&lt;title&gt;Comprehensive molecular characterization of urothelial bladder carcinoma.&lt;/title&gt;&lt;submission_date&gt;99201306171200000000222000&lt;/submission_date&gt;&lt;number&gt;7492&lt;/number&gt;&lt;subtype&gt;400&lt;/subtype&gt;&lt;endpage&gt;322&lt;/endpage&gt;&lt;bundle&gt;&lt;publication&gt;&lt;publisher&gt;Nature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Group&lt;/publisher&gt;&lt;title&gt;Nature&lt;/title&gt;&lt;type&gt;-100&lt;/type&gt;&lt;subtype&gt;-100&lt;/subtype&gt;&lt;uuid&gt;23DA7D8B-FDA6-428A-83E0-2A3AC9393B7E&lt;/uuid&gt;&lt;/publication&gt;&lt;/bundle&gt;&lt;authors&gt;&lt;author&gt;&lt;lastName&gt;Cancer Genome Atlas Research Network&lt;/lastName&gt;&lt;/author&gt;&lt;/authors&gt;&lt;/publication&gt;&lt;publication&gt;&lt;uuid&gt;8B7CB9F9-290B-4326-82FE-76AD1B44568D&lt;/uuid&gt;&lt;volume&gt;45&lt;/volume&gt;&lt;doi&gt;10.1038/ng.2760&lt;/doi&gt;&lt;startpage&gt;1134&lt;/startpage&gt;&lt;publication_date&gt;99201310001200000000220000&lt;/publication_date&gt;&lt;url&gt;http://eutils.ncbi.nlm.nih.gov/entrez/eutils/elink.fcgi?dbfrom=pubmed&amp;amp;id=24071852&amp;amp;retmode=ref&amp;amp;cmd=prlinks&lt;/url&gt;&lt;type&gt;400&lt;/type&gt;&lt;title&gt;Pan-cancer patterns of somatic copy number alteration.&lt;/title&gt;&lt;institution&gt;Broad Institute, Cambridge, Massachusetts, USA; Department of Cancer Biology, Dana-Farber Cancer Institute, Boston, Massachusetts, USA; Biophysics Program, Harvard University, Boston, Massachusetts, USA.&lt;/institution&gt;&lt;number&gt;10&lt;/number&gt;&lt;subtype&gt;400&lt;/subtype&gt;&lt;endpage&gt;1140&lt;/endpage&gt;&lt;bundle&gt;&lt;publication&gt;&lt;url&gt;http://www.nature.com/ng/&lt;/url&gt;&lt;title&gt;Nature genetics&lt;/title&gt;&lt;type&gt;-100&lt;/type&gt;&lt;subtype&gt;-100&lt;/subtype&gt;&lt;uuid&gt;0EB466BC-D1E4-448E-B63A-3D2D74AA45FD&lt;/uuid&gt;&lt;/publication&gt;&lt;/bundle&gt;&lt;authors&gt;&lt;author&gt;&lt;firstName&gt;Travis&lt;/firstName&gt;&lt;middleNames&gt;I&lt;/middleNames&gt;&lt;lastName&gt;Zack&lt;/lastName&gt;&lt;/author&gt;&lt;author&gt;&lt;firstName&gt;Stephen&lt;/firstName&gt;&lt;middleNames&gt;E&lt;/middleNames&gt;&lt;lastName&gt;Schumacher&lt;/lastName&gt;&lt;/author&gt;&lt;author&gt;&lt;firstName&gt;Scott&lt;/firstName&gt;&lt;middleNames&gt;L&lt;/middleNames&gt;&lt;lastName&gt;Carter&lt;/lastName&gt;&lt;/author&gt;&lt;author&gt;&lt;firstName&gt;Andre&lt;/firstName&gt;&lt;middleNames&gt;D&lt;/middleNames&gt;&lt;lastName&gt;Cherniack&lt;/lastName&gt;&lt;/author&gt;&lt;author&gt;&lt;firstName&gt;Gordon&lt;/firstName&gt;&lt;lastName&gt;Saksena&lt;/lastName&gt;&lt;/author&gt;&lt;author&gt;&lt;firstName&gt;Barbara&lt;/firstName&gt;&lt;lastName&gt;Tabak&lt;/lastName&gt;&lt;/author&gt;&lt;author&gt;&lt;firstName&gt;Michael&lt;/firstName&gt;&lt;middleNames&gt;S&lt;/middleNames&gt;&lt;lastName&gt;Lawrence&lt;/lastName&gt;&lt;/author&gt;&lt;author&gt;&lt;firstName&gt;Cheng-Zhong&lt;/firstName&gt;&lt;lastName&gt;Zhsng&lt;/lastName&gt;&lt;/author&gt;&lt;author&gt;&lt;firstName&gt;Jeremiah&lt;/firstName&gt;&lt;lastName&gt;Wala&lt;/lastName&gt;&lt;/author&gt;&lt;author&gt;&lt;firstName&gt;Craig&lt;/firstName&gt;&lt;middleNames&gt;H&lt;/middleNames&gt;&lt;lastName&gt;Mermel&lt;/lastName&gt;&lt;/author&gt;&lt;author&gt;&lt;firstName&gt;Carrie&lt;/firstName&gt;&lt;lastName&gt;Sougnez&lt;/lastName&gt;&lt;/author&gt;&lt;author&gt;&lt;firstName&gt;Stacey&lt;/firstName&gt;&lt;middleNames&gt;B&lt;/middleNames&gt;&lt;lastName&gt;Gabriel&lt;/lastName&gt;&lt;/author&gt;&lt;author&gt;&lt;firstName&gt;Bryan&lt;/firstName&gt;&lt;lastName&gt;Hernandez&lt;/lastName&gt;&lt;/author&gt;&lt;author&gt;&lt;firstName&gt;Hui&lt;/firstName&gt;&lt;lastName&gt;Shen&lt;/lastName&gt;&lt;/author&gt;&lt;author&gt;&lt;firstName&gt;Peter&lt;/firstName&gt;&lt;middleNames&gt;W&lt;/middleNames&gt;&lt;lastName&gt;Laird&lt;/lastName&gt;&lt;/author&gt;&lt;author&gt;&lt;firstName&gt;Gad&lt;/firstName&gt;&lt;lastName&gt;Getz&lt;/lastName&gt;&lt;/author&gt;&lt;author&gt;&lt;firstName&gt;Matthew&lt;/firstName&gt;&lt;lastName&gt;Meyerson&lt;/lastName&gt;&lt;/author&gt;&lt;author&gt;&lt;firstName&gt;Rameen&lt;/firstName&gt;&lt;lastName&gt;Beroukhim&lt;/lastName&gt;&lt;/author&gt;&lt;/authors&gt;&lt;/publication&gt;&lt;/publications&gt;&lt;cites&gt;&lt;/cites&gt;&lt;/citation&gt;</w:instrText>
      </w:r>
      <w:r w:rsidR="007A4E83" w:rsidRPr="00E80984">
        <w:rPr>
          <w:lang w:val="en-AU"/>
        </w:rPr>
        <w:fldChar w:fldCharType="separate"/>
      </w:r>
      <w:r w:rsidR="00CA74E2">
        <w:rPr>
          <w:lang w:eastAsia="zh-TW"/>
        </w:rPr>
        <w:t>(102-105)</w:t>
      </w:r>
      <w:r w:rsidR="007A4E83" w:rsidRPr="00E80984">
        <w:rPr>
          <w:lang w:val="en-AU"/>
        </w:rPr>
        <w:fldChar w:fldCharType="end"/>
      </w:r>
      <w:r w:rsidR="007A4E83" w:rsidRPr="00E80984">
        <w:rPr>
          <w:lang w:val="en-AU"/>
        </w:rPr>
        <w:t xml:space="preserve">. </w:t>
      </w:r>
      <w:r w:rsidR="009E3F4A" w:rsidRPr="00E80984">
        <w:rPr>
          <w:lang w:val="en-AU"/>
        </w:rPr>
        <w:t xml:space="preserve">Compared with </w:t>
      </w:r>
      <w:r w:rsidR="00B932AF" w:rsidRPr="00E80984">
        <w:rPr>
          <w:lang w:val="en-AU"/>
        </w:rPr>
        <w:t xml:space="preserve">the </w:t>
      </w:r>
      <w:r w:rsidR="009E3F4A" w:rsidRPr="00E80984">
        <w:rPr>
          <w:lang w:val="en-AU"/>
        </w:rPr>
        <w:t>methods mentioned above, PARADIGM</w:t>
      </w:r>
      <w:r w:rsidR="007A4E83" w:rsidRPr="00E80984">
        <w:rPr>
          <w:lang w:val="en-AU"/>
        </w:rPr>
        <w:t xml:space="preserve"> </w:t>
      </w:r>
      <w:r w:rsidR="00054E20" w:rsidRPr="00E80984">
        <w:rPr>
          <w:lang w:val="en-AU"/>
        </w:rPr>
        <w:t>might</w:t>
      </w:r>
      <w:r w:rsidR="007A4E83" w:rsidRPr="00E80984">
        <w:rPr>
          <w:lang w:val="en-AU"/>
        </w:rPr>
        <w:t xml:space="preserve"> </w:t>
      </w:r>
      <w:r w:rsidR="00A31838" w:rsidRPr="00E80984">
        <w:rPr>
          <w:lang w:val="en-AU"/>
        </w:rPr>
        <w:t xml:space="preserve">perform </w:t>
      </w:r>
      <w:r w:rsidR="007A4E83" w:rsidRPr="00E80984">
        <w:rPr>
          <w:lang w:val="en-AU"/>
        </w:rPr>
        <w:t xml:space="preserve">better </w:t>
      </w:r>
      <w:r w:rsidR="00A31838" w:rsidRPr="00E80984">
        <w:rPr>
          <w:lang w:val="en-AU"/>
        </w:rPr>
        <w:t>with</w:t>
      </w:r>
      <w:r w:rsidR="00B932AF" w:rsidRPr="00E80984">
        <w:rPr>
          <w:lang w:val="en-AU"/>
        </w:rPr>
        <w:t xml:space="preserve"> </w:t>
      </w:r>
      <w:r w:rsidR="009E3F4A" w:rsidRPr="00E80984">
        <w:rPr>
          <w:lang w:val="en-AU"/>
        </w:rPr>
        <w:t>multi-</w:t>
      </w:r>
      <w:proofErr w:type="spellStart"/>
      <w:r w:rsidR="009E3F4A" w:rsidRPr="00E80984">
        <w:rPr>
          <w:lang w:val="en-AU"/>
        </w:rPr>
        <w:t>omics</w:t>
      </w:r>
      <w:proofErr w:type="spellEnd"/>
      <w:r w:rsidR="009E3F4A" w:rsidRPr="00E80984">
        <w:rPr>
          <w:lang w:val="en-AU"/>
        </w:rPr>
        <w:t xml:space="preserve"> data</w:t>
      </w:r>
      <w:r w:rsidR="007A4E83" w:rsidRPr="00E80984">
        <w:rPr>
          <w:lang w:val="en-AU"/>
        </w:rPr>
        <w:t xml:space="preserve">, as it </w:t>
      </w:r>
      <w:r w:rsidR="00D218E1" w:rsidRPr="00E80984">
        <w:rPr>
          <w:lang w:val="en-AU"/>
        </w:rPr>
        <w:t>takes into consideration the relationships between different pathway components</w:t>
      </w:r>
      <w:r w:rsidR="009E3F4A" w:rsidRPr="00E80984">
        <w:rPr>
          <w:lang w:val="en-AU"/>
        </w:rPr>
        <w:t>.</w:t>
      </w:r>
      <w:r w:rsidR="00947C16" w:rsidRPr="00E80984">
        <w:rPr>
          <w:lang w:val="en-AU"/>
        </w:rPr>
        <w:t xml:space="preserve"> However, </w:t>
      </w:r>
      <w:r w:rsidR="00D306F4" w:rsidRPr="00E80984">
        <w:rPr>
          <w:lang w:val="en-AU"/>
        </w:rPr>
        <w:t>it mig</w:t>
      </w:r>
      <w:r w:rsidR="00054E20" w:rsidRPr="00E80984">
        <w:rPr>
          <w:lang w:val="en-AU"/>
        </w:rPr>
        <w:t>ht not perform well with single-</w:t>
      </w:r>
      <w:proofErr w:type="spellStart"/>
      <w:r w:rsidR="00D306F4" w:rsidRPr="00E80984">
        <w:rPr>
          <w:lang w:val="en-AU"/>
        </w:rPr>
        <w:t>omic</w:t>
      </w:r>
      <w:r w:rsidR="00054E20" w:rsidRPr="00E80984">
        <w:rPr>
          <w:lang w:val="en-AU"/>
        </w:rPr>
        <w:t>s</w:t>
      </w:r>
      <w:proofErr w:type="spellEnd"/>
      <w:r w:rsidR="00054E20" w:rsidRPr="00E80984">
        <w:rPr>
          <w:lang w:val="en-AU"/>
        </w:rPr>
        <w:t xml:space="preserve"> data </w:t>
      </w:r>
      <w:r w:rsidR="0059638D" w:rsidRPr="00E80984">
        <w:rPr>
          <w:lang w:val="en-AU"/>
        </w:rPr>
        <w:t xml:space="preserve">and/or when relationships between different pathway components </w:t>
      </w:r>
      <w:r w:rsidR="0059638D" w:rsidRPr="00E80984">
        <w:rPr>
          <w:lang w:val="en-AU"/>
        </w:rPr>
        <w:lastRenderedPageBreak/>
        <w:t xml:space="preserve">are not </w:t>
      </w:r>
      <w:r w:rsidR="003410E8" w:rsidRPr="00E80984">
        <w:rPr>
          <w:lang w:val="en-AU"/>
        </w:rPr>
        <w:t>well established</w:t>
      </w:r>
      <w:r w:rsidR="00FE5AFE" w:rsidRPr="00E80984">
        <w:rPr>
          <w:lang w:val="en-AU"/>
        </w:rPr>
        <w:t xml:space="preserve"> </w:t>
      </w:r>
      <w:r w:rsidR="00FE5AFE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49D67B6F-623E-4D59-8AFD-7ACA29841CFB&lt;/uuid&gt;&lt;priority&gt;132&lt;/priority&gt;&lt;publications&gt;&lt;publication&gt;&lt;uuid&gt;4478354E-496E-4228-B6C1-523280E44306&lt;/uuid&gt;&lt;volume&gt;110&lt;/volume&gt;&lt;doi&gt;10.1073/pnas.1219651110&lt;/doi&gt;&lt;startpage&gt;6388&lt;/startpage&gt;&lt;publication_date&gt;99201304161200000000222000&lt;/publication_date&gt;&lt;url&gt;http://eutils.ncbi.nlm.nih.gov/entrez/eutils/elink.fcgi?dbfrom=pubmed&amp;amp;id=23547110&amp;amp;retmode=ref&amp;amp;cmd=prlinks&lt;/url&gt;&lt;type&gt;400&lt;/type&gt;&lt;title&gt;Pathway-based personalized analysis of cancer.&lt;/title&gt;&lt;institution&gt;Department of Physics of Complex Systems, Weizmann Institute of Science, Rehovot 76100, Israel.&lt;/institution&gt;&lt;number&gt;16&lt;/number&gt;&lt;subtype&gt;400&lt;/subtype&gt;&lt;endpage&gt;6393&lt;/endpage&gt;&lt;bundle&gt;&lt;publication&gt;&lt;url&gt;http://www.pnas.org/&lt;/url&gt;&lt;title&gt;Proceedings of the National Academy of Sciences&lt;/title&gt;&lt;type&gt;-100&lt;/type&gt;&lt;subtype&gt;-100&lt;/subtype&gt;&lt;uuid&gt;14D60DA9-96EF-40C1-8214-11F5676FAC1B&lt;/uuid&gt;&lt;/publication&gt;&lt;/bundle&gt;&lt;authors&gt;&lt;author&gt;&lt;firstName&gt;Yotam&lt;/firstName&gt;&lt;lastName&gt;Drier&lt;/lastName&gt;&lt;/author&gt;&lt;author&gt;&lt;firstName&gt;Michal&lt;/firstName&gt;&lt;lastName&gt;Sheffer&lt;/lastName&gt;&lt;/author&gt;&lt;author&gt;&lt;firstName&gt;Eytan&lt;/firstName&gt;&lt;lastName&gt;Domany&lt;/lastName&gt;&lt;/author&gt;&lt;/authors&gt;&lt;/publication&gt;&lt;/publications&gt;&lt;cites&gt;&lt;/cites&gt;&lt;/citation&gt;</w:instrText>
      </w:r>
      <w:r w:rsidR="00FE5AFE" w:rsidRPr="00E80984">
        <w:rPr>
          <w:lang w:val="en-AU"/>
        </w:rPr>
        <w:fldChar w:fldCharType="separate"/>
      </w:r>
      <w:r w:rsidR="00CA74E2">
        <w:rPr>
          <w:lang w:eastAsia="zh-TW"/>
        </w:rPr>
        <w:t>(99)</w:t>
      </w:r>
      <w:r w:rsidR="00FE5AFE" w:rsidRPr="00E80984">
        <w:rPr>
          <w:lang w:val="en-AU"/>
        </w:rPr>
        <w:fldChar w:fldCharType="end"/>
      </w:r>
      <w:r w:rsidR="00947C16" w:rsidRPr="00E80984">
        <w:rPr>
          <w:lang w:val="en-AU"/>
        </w:rPr>
        <w:t xml:space="preserve">. Moreover, </w:t>
      </w:r>
      <w:r w:rsidR="00481AA1" w:rsidRPr="00E80984">
        <w:rPr>
          <w:lang w:val="en-AU"/>
        </w:rPr>
        <w:t>PARADIGM was</w:t>
      </w:r>
      <w:r w:rsidR="00947C16" w:rsidRPr="00E80984">
        <w:rPr>
          <w:lang w:val="en-AU"/>
        </w:rPr>
        <w:t xml:space="preserve"> not available until recently, which had limited its </w:t>
      </w:r>
      <w:r w:rsidR="00A64EE1" w:rsidRPr="00E80984">
        <w:rPr>
          <w:lang w:val="en-AU"/>
        </w:rPr>
        <w:t xml:space="preserve">wide </w:t>
      </w:r>
      <w:r w:rsidR="00947C16" w:rsidRPr="00E80984">
        <w:rPr>
          <w:lang w:val="en-AU"/>
        </w:rPr>
        <w:t>usage.</w:t>
      </w:r>
    </w:p>
    <w:p w14:paraId="10600B02" w14:textId="738E2936" w:rsidR="00BB1EC6" w:rsidRPr="00E80984" w:rsidRDefault="00BB1EC6" w:rsidP="003A40CB">
      <w:pPr>
        <w:pStyle w:val="ManuscriptNormal"/>
        <w:rPr>
          <w:lang w:val="en-AU"/>
        </w:rPr>
      </w:pPr>
      <w:r w:rsidRPr="00E80984">
        <w:rPr>
          <w:lang w:val="en-AU"/>
        </w:rPr>
        <w:t>Once common problem associated with the above</w:t>
      </w:r>
      <w:r w:rsidRPr="00E80984">
        <w:rPr>
          <w:rFonts w:hint="eastAsia"/>
          <w:lang w:val="en-AU"/>
        </w:rPr>
        <w:t>-mentioned</w:t>
      </w:r>
      <w:r w:rsidRPr="00E80984">
        <w:rPr>
          <w:lang w:val="en-AU"/>
        </w:rPr>
        <w:t xml:space="preserve"> personalised pathway analysis methods is that instead of comparing tumour and normal samples from the same individual, they make use of </w:t>
      </w:r>
      <w:r w:rsidRPr="00505E62">
        <w:rPr>
          <w:highlight w:val="yellow"/>
          <w:lang w:val="en-AU"/>
          <w:rPrChange w:id="46" w:author="Kim-Anh Le Cao" w:date="2016-01-15T15:46:00Z">
            <w:rPr>
              <w:lang w:val="en-AU"/>
            </w:rPr>
          </w:rPrChange>
        </w:rPr>
        <w:t>accumulated</w:t>
      </w:r>
      <w:r w:rsidRPr="00E80984">
        <w:rPr>
          <w:lang w:val="en-AU"/>
        </w:rPr>
        <w:t xml:space="preserve"> normal samples. Although this is a good strategy </w:t>
      </w:r>
      <w:del w:id="47" w:author="Kim-Anh Le Cao" w:date="2016-01-15T15:47:00Z">
        <w:r w:rsidRPr="00E80984" w:rsidDel="00505E62">
          <w:rPr>
            <w:lang w:val="en-AU"/>
          </w:rPr>
          <w:delText xml:space="preserve">for now </w:delText>
        </w:r>
      </w:del>
      <w:r w:rsidRPr="00E80984">
        <w:rPr>
          <w:lang w:val="en-AU"/>
        </w:rPr>
        <w:t xml:space="preserve">as matched normal data are </w:t>
      </w:r>
      <w:r w:rsidR="002441E2">
        <w:rPr>
          <w:lang w:val="en-AU"/>
        </w:rPr>
        <w:t xml:space="preserve">often </w:t>
      </w:r>
      <w:r w:rsidRPr="00E80984">
        <w:rPr>
          <w:lang w:val="en-AU"/>
        </w:rPr>
        <w:t xml:space="preserve">unavailable, the results can be inaccurate due to </w:t>
      </w:r>
      <w:commentRangeStart w:id="48"/>
      <w:r w:rsidRPr="00E80984">
        <w:rPr>
          <w:lang w:val="en-AU"/>
        </w:rPr>
        <w:t xml:space="preserve">interpersonal </w:t>
      </w:r>
      <w:commentRangeEnd w:id="48"/>
      <w:r w:rsidR="00505E62">
        <w:rPr>
          <w:rStyle w:val="CommentReference"/>
          <w:rFonts w:ascii="Cambria" w:hAnsi="Cambria"/>
        </w:rPr>
        <w:commentReference w:id="48"/>
      </w:r>
      <w:r w:rsidRPr="00E80984">
        <w:rPr>
          <w:lang w:val="en-AU"/>
        </w:rPr>
        <w:t>heterogeneity. Furthermore, intra-tumour heterogeneity has gained increased attention in recent years</w:t>
      </w:r>
      <w:r w:rsidRPr="00E80984">
        <w:rPr>
          <w:rFonts w:hint="eastAsia"/>
          <w:lang w:val="en-AU"/>
        </w:rPr>
        <w:t xml:space="preserve"> </w:t>
      </w:r>
      <w:r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8C09FCA4-A5C2-4A4A-85F9-8A5E07141BE1&lt;/uuid&gt;&lt;priority&gt;133&lt;/priority&gt;&lt;publications&gt;&lt;publication&gt;&lt;uuid&gt;C3EE5E0A-9813-4416-9975-E84FC5CF3075&lt;/uuid&gt;&lt;volume&gt;501&lt;/volume&gt;&lt;accepted_date&gt;99201307131200000000222000&lt;/accepted_date&gt;&lt;doi&gt;10.1038/nature12625&lt;/doi&gt;&lt;startpage&gt;338&lt;/startpage&gt;&lt;publication_date&gt;99201309191200000000222000&lt;/publication_date&gt;&lt;url&gt;http://eutils.ncbi.nlm.nih.gov/entrez/eutils/elink.fcgi?dbfrom=pubmed&amp;amp;id=24048066&amp;amp;retmode=ref&amp;amp;cmd=prlinks&lt;/url&gt;&lt;type&gt;400&lt;/type&gt;&lt;title&gt;The causes and consequences of genetic heterogeneity in cancer evolution.&lt;/title&gt;&lt;submission_date&gt;99201304191200000000222000&lt;/submission_date&gt;&lt;number&gt;7467&lt;/number&gt;&lt;institution&gt;Translational Cancer Therapeutics Laboratory, Cancer Research UK London Research Institute, 44 Lincoln's Inn Fields, London WC2A 3LY, UK.&lt;/institution&gt;&lt;subtype&gt;400&lt;/subtype&gt;&lt;endpage&gt;345&lt;/endpage&gt;&lt;bundle&gt;&lt;publication&gt;&lt;publisher&gt;Nature Publishing Group&lt;/publisher&gt;&lt;title&gt;Nature&lt;/title&gt;&lt;type&gt;-100&lt;/type&gt;&lt;subtype&gt;-100&lt;/subtype&gt;&lt;uuid&gt;23DA7D8B-FDA6-428A-83E0-2A3AC9393B7E&lt;/uuid&gt;&lt;/publication&gt;&lt;/bundle&gt;&lt;authors&gt;&lt;author&gt;&lt;firstName&gt;Rebecca&lt;/firstName&gt;&lt;middleNames&gt;A&lt;/middleNames&gt;&lt;lastName&gt;Burrell&lt;/lastName&gt;&lt;/author&gt;&lt;author&gt;&lt;firstName&gt;Nicholas&lt;/firstName&gt;&lt;lastName&gt;McGranahan&lt;/lastName&gt;&lt;/author&gt;&lt;author&gt;&lt;firstName&gt;Jiri&lt;/firstName&gt;&lt;lastName&gt;Bartek&lt;/lastName&gt;&lt;/author&gt;&lt;author&gt;&lt;firstName&gt;Charles&lt;/firstName&gt;&lt;lastName&gt;Swanton&lt;/lastName&gt;&lt;/author&gt;&lt;/authors&gt;&lt;/publication&gt;&lt;/publications&gt;&lt;cites&gt;&lt;/cites&gt;&lt;/citation&gt;</w:instrText>
      </w:r>
      <w:r w:rsidRPr="00E80984">
        <w:rPr>
          <w:lang w:val="en-AU"/>
        </w:rPr>
        <w:fldChar w:fldCharType="separate"/>
      </w:r>
      <w:r w:rsidR="00CA74E2">
        <w:rPr>
          <w:lang w:eastAsia="zh-TW"/>
        </w:rPr>
        <w:t>(106)</w:t>
      </w:r>
      <w:r w:rsidRPr="00E80984">
        <w:rPr>
          <w:lang w:val="en-AU"/>
        </w:rPr>
        <w:fldChar w:fldCharType="end"/>
      </w:r>
      <w:r w:rsidRPr="00E80984">
        <w:rPr>
          <w:lang w:val="en-AU"/>
        </w:rPr>
        <w:t xml:space="preserve">, and with the development of new single-cell sequencing technologies, it has been </w:t>
      </w:r>
      <w:r w:rsidR="001D7F0F" w:rsidRPr="00E80984">
        <w:rPr>
          <w:rFonts w:hint="eastAsia"/>
          <w:lang w:val="en-AU"/>
        </w:rPr>
        <w:t>suggested</w:t>
      </w:r>
      <w:r w:rsidRPr="00E80984">
        <w:rPr>
          <w:lang w:val="en-AU"/>
        </w:rPr>
        <w:t xml:space="preserve"> that </w:t>
      </w:r>
      <w:r w:rsidRPr="00E80984">
        <w:rPr>
          <w:rFonts w:hint="eastAsia"/>
          <w:lang w:val="en-AU"/>
        </w:rPr>
        <w:t xml:space="preserve">whole-genome </w:t>
      </w:r>
      <w:r w:rsidRPr="00E80984">
        <w:rPr>
          <w:lang w:val="en-AU"/>
        </w:rPr>
        <w:t xml:space="preserve">sequencing of </w:t>
      </w:r>
      <w:r w:rsidR="00632C05">
        <w:rPr>
          <w:lang w:val="en-AU"/>
        </w:rPr>
        <w:t>a number</w:t>
      </w:r>
      <w:r w:rsidRPr="00E80984">
        <w:rPr>
          <w:lang w:val="en-AU"/>
        </w:rPr>
        <w:t xml:space="preserve"> of separate cells in a single tumour will become a necessity in the near future</w:t>
      </w:r>
      <w:r w:rsidRPr="00E80984">
        <w:rPr>
          <w:rFonts w:hint="eastAsia"/>
          <w:lang w:val="en-AU"/>
        </w:rPr>
        <w:t xml:space="preserve"> </w:t>
      </w:r>
      <w:r w:rsidR="001D7F0F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4B2851E1-29FF-425F-A9FA-A3244615B53A&lt;/uuid&gt;&lt;priority&gt;134&lt;/priority&gt;&lt;publications&gt;&lt;publication&gt;&lt;volume&gt;13&lt;/volume&gt;&lt;publication_date&gt;99201507001200000000220000&lt;/publication_date&gt;&lt;number&gt;7&lt;/number&gt;&lt;doi&gt;10.1371/journal.pbio.1002195&lt;/doi&gt;&lt;institution&gt;Coordinated Science Laboratory and Department of Electrical and Computer Engineering, University of Illinois at Urbana-Champaign, Urbana, Illinois, United States of America.&lt;/institution&gt;&lt;title&gt;Big Data: Astronomical or Genomical?&lt;/title&gt;&lt;uuid&gt;EDB31109-9C9C-4F7B-A667-97B398C1E15F&lt;/uuid&gt;&lt;subtype&gt;400&lt;/subtype&gt;&lt;startpage&gt;e1002195&lt;/startpage&gt;&lt;type&gt;400&lt;/type&gt;&lt;url&gt;http://eutils.ncbi.nlm.nih.gov/entrez/eutils/elink.fcgi?dbfrom=pubmed&amp;amp;id=26151137&amp;amp;retmode=ref&amp;amp;cmd=prlinks&lt;/url&gt;&lt;bundle&gt;&lt;publication&gt;&lt;title&gt;PLoS Biology&lt;/title&gt;&lt;type&gt;-100&lt;/type&gt;&lt;subtype&gt;-100&lt;/subtype&gt;&lt;uuid&gt;785BA967-297D-4703-9A17-28F7BF1636F0&lt;/uuid&gt;&lt;/publication&gt;&lt;/bundle&gt;&lt;authors&gt;&lt;author&gt;&lt;firstName&gt;Zachary&lt;/firstName&gt;&lt;middleNames&gt;D&lt;/middleNames&gt;&lt;lastName&gt;Stephens&lt;/lastName&gt;&lt;/author&gt;&lt;author&gt;&lt;firstName&gt;Skylar&lt;/firstName&gt;&lt;middleNames&gt;Y&lt;/middleNames&gt;&lt;lastName&gt;Lee&lt;/lastName&gt;&lt;/author&gt;&lt;author&gt;&lt;firstName&gt;Faraz&lt;/firstName&gt;&lt;lastName&gt;Faghri&lt;/lastName&gt;&lt;/author&gt;&lt;author&gt;&lt;firstName&gt;Roy&lt;/firstName&gt;&lt;middleNames&gt;H&lt;/middleNames&gt;&lt;lastName&gt;Campbell&lt;/lastName&gt;&lt;/author&gt;&lt;author&gt;&lt;firstName&gt;Chengxiang&lt;/firstName&gt;&lt;lastName&gt;Zhai&lt;/lastName&gt;&lt;/author&gt;&lt;author&gt;&lt;firstName&gt;Miles&lt;/firstName&gt;&lt;middleNames&gt;J&lt;/middleNames&gt;&lt;lastName&gt;Efron&lt;/lastName&gt;&lt;/author&gt;&lt;author&gt;&lt;firstName&gt;Ravishankar&lt;/firstName&gt;&lt;lastName&gt;Iyer&lt;/lastName&gt;&lt;/author&gt;&lt;author&gt;&lt;firstName&gt;Michael&lt;/firstName&gt;&lt;middleNames&gt;C&lt;/middleNames&gt;&lt;lastName&gt;Schatz&lt;/lastName&gt;&lt;/author&gt;&lt;author&gt;&lt;firstName&gt;Saurabh&lt;/firstName&gt;&lt;lastName&gt;Sinha&lt;/lastName&gt;&lt;/author&gt;&lt;author&gt;&lt;firstName&gt;Gene&lt;/firstName&gt;&lt;middleNames&gt;E&lt;/middleNames&gt;&lt;lastName&gt;Robinson&lt;/lastName&gt;&lt;/author&gt;&lt;/authors&gt;&lt;/publication&gt;&lt;/publications&gt;&lt;cites&gt;&lt;/cites&gt;&lt;/citation&gt;</w:instrText>
      </w:r>
      <w:r w:rsidR="001D7F0F" w:rsidRPr="00E80984">
        <w:rPr>
          <w:lang w:val="en-AU"/>
        </w:rPr>
        <w:fldChar w:fldCharType="separate"/>
      </w:r>
      <w:r w:rsidR="00CA74E2">
        <w:rPr>
          <w:lang w:eastAsia="zh-TW"/>
        </w:rPr>
        <w:t>(107)</w:t>
      </w:r>
      <w:r w:rsidR="001D7F0F" w:rsidRPr="00E80984">
        <w:rPr>
          <w:lang w:val="en-AU"/>
        </w:rPr>
        <w:fldChar w:fldCharType="end"/>
      </w:r>
      <w:r w:rsidRPr="00E80984">
        <w:rPr>
          <w:lang w:val="en-AU"/>
        </w:rPr>
        <w:t xml:space="preserve">. </w:t>
      </w:r>
      <w:del w:id="49" w:author="Kim-Anh Le Cao" w:date="2016-01-15T15:47:00Z">
        <w:r w:rsidR="001D7F0F" w:rsidRPr="00E80984" w:rsidDel="00505E62">
          <w:rPr>
            <w:rFonts w:hint="eastAsia"/>
            <w:lang w:val="en-AU"/>
          </w:rPr>
          <w:delText>Accordingly</w:delText>
        </w:r>
      </w:del>
      <w:ins w:id="50" w:author="Kim-Anh Le Cao" w:date="2016-01-15T15:47:00Z">
        <w:r w:rsidR="00505E62">
          <w:rPr>
            <w:lang w:val="en-AU"/>
          </w:rPr>
          <w:t xml:space="preserve">Therefore, there is a pressing need for </w:t>
        </w:r>
      </w:ins>
      <w:del w:id="51" w:author="Kim-Anh Le Cao" w:date="2016-01-15T15:47:00Z">
        <w:r w:rsidR="001D7F0F" w:rsidRPr="00E80984" w:rsidDel="00505E62">
          <w:rPr>
            <w:rFonts w:hint="eastAsia"/>
            <w:lang w:val="en-AU"/>
          </w:rPr>
          <w:delText xml:space="preserve">, </w:delText>
        </w:r>
      </w:del>
      <w:r w:rsidR="001D7F0F" w:rsidRPr="00E80984">
        <w:rPr>
          <w:lang w:val="en-AU"/>
        </w:rPr>
        <w:t>pathway</w:t>
      </w:r>
      <w:r w:rsidR="001D7F0F" w:rsidRPr="00E80984">
        <w:rPr>
          <w:rFonts w:hint="eastAsia"/>
          <w:lang w:val="en-AU"/>
        </w:rPr>
        <w:t xml:space="preserve"> analysis tools that </w:t>
      </w:r>
      <w:ins w:id="52" w:author="Kim-Anh Le Cao" w:date="2016-01-15T15:47:00Z">
        <w:r w:rsidR="00505E62">
          <w:rPr>
            <w:lang w:val="en-AU"/>
          </w:rPr>
          <w:t xml:space="preserve">can </w:t>
        </w:r>
      </w:ins>
      <w:r w:rsidR="001D7F0F" w:rsidRPr="00E80984">
        <w:rPr>
          <w:lang w:val="en-AU"/>
        </w:rPr>
        <w:t>account</w:t>
      </w:r>
      <w:r w:rsidR="001D7F0F" w:rsidRPr="00E80984">
        <w:rPr>
          <w:rFonts w:hint="eastAsia"/>
          <w:lang w:val="en-AU"/>
        </w:rPr>
        <w:t xml:space="preserve"> for intra-tumour heterogeneity</w:t>
      </w:r>
      <w:del w:id="53" w:author="Kim-Anh Le Cao" w:date="2016-01-15T15:47:00Z">
        <w:r w:rsidR="001D7F0F" w:rsidRPr="00E80984" w:rsidDel="00505E62">
          <w:rPr>
            <w:rFonts w:hint="eastAsia"/>
            <w:lang w:val="en-AU"/>
          </w:rPr>
          <w:delText xml:space="preserve"> need to be </w:delText>
        </w:r>
        <w:r w:rsidR="001D7F0F" w:rsidRPr="00E80984" w:rsidDel="00505E62">
          <w:rPr>
            <w:lang w:val="en-AU"/>
          </w:rPr>
          <w:delText>develop</w:delText>
        </w:r>
        <w:r w:rsidR="001D7F0F" w:rsidRPr="00E80984" w:rsidDel="00505E62">
          <w:rPr>
            <w:rFonts w:hint="eastAsia"/>
            <w:lang w:val="en-AU"/>
          </w:rPr>
          <w:delText>ed</w:delText>
        </w:r>
      </w:del>
      <w:r w:rsidR="001D7F0F" w:rsidRPr="00E80984">
        <w:rPr>
          <w:rFonts w:hint="eastAsia"/>
          <w:lang w:val="en-AU"/>
        </w:rPr>
        <w:t>.</w:t>
      </w:r>
    </w:p>
    <w:p w14:paraId="4F931561" w14:textId="17C49938" w:rsidR="00BB1EC6" w:rsidRPr="00E80984" w:rsidRDefault="00BB1EC6" w:rsidP="00BB1EC6">
      <w:pPr>
        <w:pStyle w:val="ManuscriptNormal"/>
        <w:rPr>
          <w:lang w:val="en-AU"/>
        </w:rPr>
      </w:pPr>
      <w:r w:rsidRPr="00E80984">
        <w:rPr>
          <w:lang w:val="en-AU"/>
        </w:rPr>
        <w:t xml:space="preserve">To summarise the </w:t>
      </w:r>
      <w:r w:rsidR="005F57F2" w:rsidRPr="00E80984">
        <w:rPr>
          <w:lang w:val="en-AU"/>
        </w:rPr>
        <w:t>bioinformatics</w:t>
      </w:r>
      <w:r w:rsidRPr="00E80984">
        <w:rPr>
          <w:lang w:val="en-AU"/>
        </w:rPr>
        <w:t xml:space="preserve"> part of this thesis introduction, the pathway information retrieved from various pathway databases differs in quality, which may exert notable influence on pathway analysis result. </w:t>
      </w:r>
      <w:r w:rsidR="003A40CB" w:rsidRPr="00E80984">
        <w:rPr>
          <w:lang w:val="en-AU"/>
        </w:rPr>
        <w:t>Besides</w:t>
      </w:r>
      <w:r w:rsidRPr="00E80984">
        <w:rPr>
          <w:lang w:val="en-AU"/>
        </w:rPr>
        <w:t>, alth</w:t>
      </w:r>
      <w:r w:rsidR="007A6170" w:rsidRPr="00E80984">
        <w:rPr>
          <w:lang w:val="en-AU"/>
        </w:rPr>
        <w:t xml:space="preserve">ough FCS methods, such as GSEA </w:t>
      </w:r>
      <w:r w:rsidR="007A6170" w:rsidRPr="00E80984">
        <w:rPr>
          <w:rFonts w:hint="eastAsia"/>
          <w:lang w:val="en-AU"/>
        </w:rPr>
        <w:t>[</w:t>
      </w:r>
      <w:r w:rsidR="007A6170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A1C980D0-94F3-4FAA-AD3F-196B6D4D6B38&lt;/uuid&gt;&lt;priority&gt;135&lt;/priority&gt;&lt;publications&gt;&lt;publication&gt;&lt;uuid&gt;1114EE96-EAA4-4DD5-B526-84309A63D98B&lt;/uuid&gt;&lt;volume&gt;102&lt;/volume&gt;&lt;doi&gt;10.1073/pnas.0506580102&lt;/doi&gt;&lt;startpage&gt;15545&lt;/startpage&gt;&lt;publication_date&gt;99200510251200000000222000&lt;/publication_date&gt;&lt;url&gt;http://eutils.ncbi.nlm.nih.gov/entrez/eutils/elink.fcgi?dbfrom=pubmed&amp;amp;id=16199517&amp;amp;retmode=ref&amp;amp;cmd=prlinks&lt;/url&gt;&lt;citekey&gt;Subramanian:2005jt&lt;/citekey&gt;&lt;type&gt;400&lt;/type&gt;&lt;title&gt;Gene set enrichment analysis: a knowledge-based approach for interpreting genome-wide expression profiles.&lt;/title&gt;&lt;location&gt;200,8,42.3684603,-71.0874693&lt;/location&gt;&lt;institution&gt;Broad Institute of Massachusetts Institute of Technology and Harvard, 320 Charles Street, Cambridge, MA 02141, USA.&lt;/institution&gt;&lt;number&gt;43&lt;/number&gt;&lt;subtype&gt;400&lt;/subtype&gt;&lt;endpage&gt;15550&lt;/endpage&gt;&lt;bundle&gt;&lt;publication&gt;&lt;url&gt;http://www.pnas.org/&lt;/url&gt;&lt;title&gt;Proceedings of the National Academy of Sciences of the United States of America&lt;/title&gt;&lt;type&gt;-100&lt;/type&gt;&lt;subtype&gt;-100&lt;/subtype&gt;&lt;uuid&gt;E5A953F3-2B08-4338-BC75-E29EE5A9B54D&lt;/uuid&gt;&lt;/publication&gt;&lt;/bundle&gt;&lt;authors&gt;&lt;author&gt;&lt;firstName&gt;Aravind&lt;/firstName&gt;&lt;lastName&gt;Subramanian&lt;/lastName&gt;&lt;/author&gt;&lt;author&gt;&lt;firstName&gt;Pablo&lt;/firstName&gt;&lt;lastName&gt;Tamayo&lt;/lastName&gt;&lt;/author&gt;&lt;author&gt;&lt;firstName&gt;Vamsi&lt;/firstName&gt;&lt;middleNames&gt;K&lt;/middleNames&gt;&lt;lastName&gt;Mootha&lt;/lastName&gt;&lt;/author&gt;&lt;author&gt;&lt;firstName&gt;Sayan&lt;/firstName&gt;&lt;lastName&gt;Mukherjee&lt;/lastName&gt;&lt;/author&gt;&lt;author&gt;&lt;firstName&gt;Benjamin&lt;/firstName&gt;&lt;middleNames&gt;L&lt;/middleNames&gt;&lt;lastName&gt;Ebert&lt;/lastName&gt;&lt;/author&gt;&lt;author&gt;&lt;firstName&gt;Michael&lt;/firstName&gt;&lt;middleNames&gt;A&lt;/middleNames&gt;&lt;lastName&gt;Gillette&lt;/lastName&gt;&lt;/author&gt;&lt;author&gt;&lt;firstName&gt;Amanda&lt;/firstName&gt;&lt;lastName&gt;Paulovich&lt;/lastName&gt;&lt;/author&gt;&lt;author&gt;&lt;firstName&gt;Scott&lt;/firstName&gt;&lt;middleNames&gt;L&lt;/middleNames&gt;&lt;lastName&gt;Pomeroy&lt;/lastName&gt;&lt;/author&gt;&lt;author&gt;&lt;firstName&gt;Todd&lt;/firstName&gt;&lt;middleNames&gt;R&lt;/middleNames&gt;&lt;lastName&gt;Golub&lt;/lastName&gt;&lt;/author&gt;&lt;author&gt;&lt;firstName&gt;Eric&lt;/firstName&gt;&lt;middleNames&gt;S&lt;/middleNames&gt;&lt;lastName&gt;Lander&lt;/lastName&gt;&lt;/author&gt;&lt;author&gt;&lt;firstName&gt;Jill&lt;/firstName&gt;&lt;middleNames&gt;P&lt;/middleNames&gt;&lt;lastName&gt;Mesirov&lt;/lastName&gt;&lt;/author&gt;&lt;/authors&gt;&lt;/publication&gt;&lt;/publications&gt;&lt;cites&gt;&lt;/cites&gt;&lt;/citation&gt;</w:instrText>
      </w:r>
      <w:r w:rsidR="007A6170" w:rsidRPr="00E80984">
        <w:rPr>
          <w:lang w:val="en-AU"/>
        </w:rPr>
        <w:fldChar w:fldCharType="separate"/>
      </w:r>
      <w:r w:rsidR="00CA74E2">
        <w:rPr>
          <w:lang w:eastAsia="zh-TW"/>
        </w:rPr>
        <w:t>(70)</w:t>
      </w:r>
      <w:r w:rsidR="007A6170" w:rsidRPr="00E80984">
        <w:rPr>
          <w:lang w:val="en-AU"/>
        </w:rPr>
        <w:fldChar w:fldCharType="end"/>
      </w:r>
      <w:r w:rsidR="007A6170" w:rsidRPr="00E80984">
        <w:rPr>
          <w:rFonts w:hint="eastAsia"/>
          <w:lang w:val="en-AU"/>
        </w:rPr>
        <w:t xml:space="preserve">; </w:t>
      </w:r>
      <w:commentRangeStart w:id="54"/>
      <w:r w:rsidRPr="00E80984">
        <w:rPr>
          <w:lang w:val="en-AU"/>
        </w:rPr>
        <w:t>cited by 8,500 as of 11th December 2016 and 1,450 since 20</w:t>
      </w:r>
      <w:r w:rsidR="007A6170" w:rsidRPr="00E80984">
        <w:rPr>
          <w:lang w:val="en-AU"/>
        </w:rPr>
        <w:t xml:space="preserve">15, according to </w:t>
      </w:r>
      <w:r w:rsidR="009F54E4" w:rsidRPr="00E80984">
        <w:rPr>
          <w:lang w:val="en-AU"/>
        </w:rPr>
        <w:t>Google</w:t>
      </w:r>
      <w:r w:rsidR="007A6170" w:rsidRPr="00E80984">
        <w:rPr>
          <w:lang w:val="en-AU"/>
        </w:rPr>
        <w:t xml:space="preserve"> scholar</w:t>
      </w:r>
      <w:commentRangeEnd w:id="54"/>
      <w:r w:rsidR="00505E62">
        <w:rPr>
          <w:rStyle w:val="CommentReference"/>
          <w:rFonts w:ascii="Cambria" w:hAnsi="Cambria"/>
        </w:rPr>
        <w:commentReference w:id="54"/>
      </w:r>
      <w:r w:rsidR="009F54E4" w:rsidRPr="00E80984">
        <w:rPr>
          <w:rFonts w:hint="eastAsia"/>
          <w:lang w:val="en-AU"/>
        </w:rPr>
        <w:t>]</w:t>
      </w:r>
      <w:r w:rsidRPr="00E80984">
        <w:rPr>
          <w:lang w:val="en-AU"/>
        </w:rPr>
        <w:t xml:space="preserve"> remain the mainstream approaches for pathway analysis</w:t>
      </w:r>
      <w:r w:rsidR="005F57F2">
        <w:rPr>
          <w:lang w:val="en-AU"/>
        </w:rPr>
        <w:t>,</w:t>
      </w:r>
      <w:r w:rsidRPr="00E80984">
        <w:rPr>
          <w:lang w:val="en-AU"/>
        </w:rPr>
        <w:t xml:space="preserve"> and ORA meth</w:t>
      </w:r>
      <w:r w:rsidR="00F80733" w:rsidRPr="00E80984">
        <w:rPr>
          <w:lang w:val="en-AU"/>
        </w:rPr>
        <w:t>ods were thought as the future</w:t>
      </w:r>
      <w:r w:rsidR="00F80733" w:rsidRPr="00E80984">
        <w:rPr>
          <w:rFonts w:hint="eastAsia"/>
          <w:lang w:val="en-AU"/>
        </w:rPr>
        <w:t xml:space="preserve"> </w:t>
      </w:r>
      <w:r w:rsidR="00F80733" w:rsidRPr="00E80984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9F08B4B9-A10E-46C8-BBBD-C02754D62BAE&lt;/uuid&gt;&lt;priority&gt;136&lt;/priority&gt;&lt;publications&gt;&lt;publication&gt;&lt;volume&gt;8&lt;/volume&gt;&lt;publication_date&gt;99201202231200000000222000&lt;/publication_date&gt;&lt;number&gt;2&lt;/number&gt;&lt;doi&gt;10.1371/journal.pcbi.1002375.t001&lt;/doi&gt;&lt;startpage&gt;e1002375&lt;/startpage&gt;&lt;title&gt;Ten Years of Pathway Analysis: Current Approaches and Outstanding Challenges&lt;/title&gt;&lt;uuid&gt;67C67F7A-4187-4F8C-A8F4-F340BD22F062&lt;/uuid&gt;&lt;subtype&gt;400&lt;/subtype&gt;&lt;type&gt;400&lt;/type&gt;&lt;citekey&gt;Khatri:2012ec&lt;/citekey&gt;&lt;url&gt;http://dx.plos.org/10.1371/journal.pcbi.1002375.t001&lt;/url&gt;&lt;bundle&gt;&lt;publication&gt;&lt;title&gt;PLoS Computational Biology&lt;/title&gt;&lt;type&gt;-100&lt;/type&gt;&lt;subtype&gt;-100&lt;/subtype&gt;&lt;uuid&gt;33629415-2C01-466D-95D5-454A63184861&lt;/uuid&gt;&lt;/publication&gt;&lt;/bundle&gt;&lt;authors&gt;&lt;author&gt;&lt;firstName&gt;Purvesh&lt;/firstName&gt;&lt;lastName&gt;Khatri&lt;/lastName&gt;&lt;/author&gt;&lt;author&gt;&lt;firstName&gt;Marina&lt;/firstName&gt;&lt;lastName&gt;Sirota&lt;/lastName&gt;&lt;/author&gt;&lt;author&gt;&lt;firstName&gt;Atul&lt;/firstName&gt;&lt;middleNames&gt;J&lt;/middleNames&gt;&lt;lastName&gt;Butte&lt;/lastName&gt;&lt;/author&gt;&lt;/authors&gt;&lt;editors&gt;&lt;author&gt;&lt;firstName&gt;Christos&lt;/firstName&gt;&lt;middleNames&gt;A&lt;/middleNames&gt;&lt;lastName&gt;Ouzounis&lt;/lastName&gt;&lt;/author&gt;&lt;/editors&gt;&lt;/publication&gt;&lt;/publications&gt;&lt;cites&gt;&lt;/cites&gt;&lt;/citation&gt;</w:instrText>
      </w:r>
      <w:r w:rsidR="00F80733" w:rsidRPr="00E80984">
        <w:rPr>
          <w:lang w:val="en-AU"/>
        </w:rPr>
        <w:fldChar w:fldCharType="separate"/>
      </w:r>
      <w:r w:rsidR="00CA74E2">
        <w:rPr>
          <w:lang w:eastAsia="zh-TW"/>
        </w:rPr>
        <w:t>(58)</w:t>
      </w:r>
      <w:r w:rsidR="00F80733" w:rsidRPr="00E80984">
        <w:rPr>
          <w:lang w:val="en-AU"/>
        </w:rPr>
        <w:fldChar w:fldCharType="end"/>
      </w:r>
      <w:r w:rsidR="00F80733" w:rsidRPr="00E80984">
        <w:rPr>
          <w:lang w:val="en-AU"/>
        </w:rPr>
        <w:t>,</w:t>
      </w:r>
      <w:r w:rsidRPr="00E80984">
        <w:rPr>
          <w:lang w:val="en-AU"/>
        </w:rPr>
        <w:t xml:space="preserve"> personalised pa</w:t>
      </w:r>
      <w:r w:rsidR="006A3A85" w:rsidRPr="00E80984">
        <w:rPr>
          <w:lang w:val="en-AU"/>
        </w:rPr>
        <w:t xml:space="preserve">thway methods are emerging as </w:t>
      </w:r>
      <w:r w:rsidRPr="00E80984">
        <w:rPr>
          <w:lang w:val="en-AU"/>
        </w:rPr>
        <w:t>promising tool</w:t>
      </w:r>
      <w:r w:rsidR="006A3A85" w:rsidRPr="00E80984">
        <w:rPr>
          <w:rFonts w:hint="eastAsia"/>
          <w:lang w:val="en-AU"/>
        </w:rPr>
        <w:t>s</w:t>
      </w:r>
      <w:r w:rsidRPr="00E80984">
        <w:rPr>
          <w:lang w:val="en-AU"/>
        </w:rPr>
        <w:t xml:space="preserve"> to rise up the challenge posed by the tremendous heterogeneity observed in </w:t>
      </w:r>
      <w:r w:rsidR="005F57F2">
        <w:rPr>
          <w:lang w:val="en-AU"/>
        </w:rPr>
        <w:t>cancer</w:t>
      </w:r>
      <w:ins w:id="55" w:author="Kim-Anh Le Cao" w:date="2016-01-15T15:48:00Z">
        <w:r w:rsidR="00505E62">
          <w:rPr>
            <w:lang w:val="en-AU"/>
          </w:rPr>
          <w:t xml:space="preserve"> and</w:t>
        </w:r>
      </w:ins>
      <w:del w:id="56" w:author="Kim-Anh Le Cao" w:date="2016-01-15T15:48:00Z">
        <w:r w:rsidR="005F57F2" w:rsidDel="00505E62">
          <w:rPr>
            <w:lang w:val="en-AU"/>
          </w:rPr>
          <w:delText>.</w:delText>
        </w:r>
      </w:del>
      <w:r w:rsidR="005F57F2">
        <w:rPr>
          <w:lang w:val="en-AU"/>
        </w:rPr>
        <w:t xml:space="preserve"> I </w:t>
      </w:r>
      <w:del w:id="57" w:author="Kim-Anh Le Cao" w:date="2016-01-15T15:48:00Z">
        <w:r w:rsidR="005F57F2" w:rsidDel="00505E62">
          <w:rPr>
            <w:lang w:val="en-AU"/>
          </w:rPr>
          <w:delText xml:space="preserve">would </w:delText>
        </w:r>
      </w:del>
      <w:ins w:id="58" w:author="Kim-Anh Le Cao" w:date="2016-01-15T15:48:00Z">
        <w:r w:rsidR="00505E62">
          <w:rPr>
            <w:lang w:val="en-AU"/>
          </w:rPr>
          <w:t xml:space="preserve">am </w:t>
        </w:r>
      </w:ins>
      <w:r w:rsidR="005F57F2">
        <w:rPr>
          <w:lang w:val="en-AU"/>
        </w:rPr>
        <w:t>anticipat</w:t>
      </w:r>
      <w:ins w:id="59" w:author="Kim-Anh Le Cao" w:date="2016-01-15T15:48:00Z">
        <w:r w:rsidR="00505E62">
          <w:rPr>
            <w:lang w:val="en-AU"/>
          </w:rPr>
          <w:t>ing</w:t>
        </w:r>
      </w:ins>
      <w:del w:id="60" w:author="Kim-Anh Le Cao" w:date="2016-01-15T15:48:00Z">
        <w:r w:rsidR="005F57F2" w:rsidDel="00505E62">
          <w:rPr>
            <w:lang w:val="en-AU"/>
          </w:rPr>
          <w:delText>e</w:delText>
        </w:r>
      </w:del>
      <w:r w:rsidR="005F57F2">
        <w:rPr>
          <w:lang w:val="en-AU"/>
        </w:rPr>
        <w:t xml:space="preserve"> </w:t>
      </w:r>
      <w:del w:id="61" w:author="Kim-Anh Le Cao" w:date="2016-01-15T15:49:00Z">
        <w:r w:rsidR="005F57F2" w:rsidDel="00505E62">
          <w:rPr>
            <w:lang w:val="en-AU"/>
          </w:rPr>
          <w:delText xml:space="preserve">more </w:delText>
        </w:r>
      </w:del>
      <w:proofErr w:type="spellStart"/>
      <w:ins w:id="62" w:author="Kim-Anh Le Cao" w:date="2016-01-15T15:49:00Z">
        <w:r w:rsidR="00505E62">
          <w:rPr>
            <w:lang w:val="en-AU"/>
          </w:rPr>
          <w:t>numeroous</w:t>
        </w:r>
        <w:proofErr w:type="spellEnd"/>
        <w:r w:rsidR="00505E62">
          <w:rPr>
            <w:lang w:val="en-AU"/>
          </w:rPr>
          <w:t xml:space="preserve"> </w:t>
        </w:r>
      </w:ins>
      <w:r w:rsidRPr="00E80984">
        <w:rPr>
          <w:lang w:val="en-AU"/>
        </w:rPr>
        <w:t>personalised pathway ana</w:t>
      </w:r>
      <w:r w:rsidR="00F57403" w:rsidRPr="00E80984">
        <w:rPr>
          <w:lang w:val="en-AU"/>
        </w:rPr>
        <w:t xml:space="preserve">lysis methods </w:t>
      </w:r>
      <w:ins w:id="63" w:author="Kim-Anh Le Cao" w:date="2016-01-15T15:49:00Z">
        <w:r w:rsidR="00505E62">
          <w:rPr>
            <w:lang w:val="en-AU"/>
          </w:rPr>
          <w:t xml:space="preserve">to be </w:t>
        </w:r>
      </w:ins>
      <w:del w:id="64" w:author="Kim-Anh Le Cao" w:date="2016-01-15T15:48:00Z">
        <w:r w:rsidR="00F57403" w:rsidRPr="00E80984" w:rsidDel="00505E62">
          <w:rPr>
            <w:lang w:val="en-AU"/>
          </w:rPr>
          <w:delText>com</w:delText>
        </w:r>
        <w:r w:rsidR="00F57403" w:rsidRPr="00E80984" w:rsidDel="00505E62">
          <w:rPr>
            <w:rFonts w:hint="eastAsia"/>
            <w:lang w:val="en-AU"/>
          </w:rPr>
          <w:delText xml:space="preserve">ing </w:delText>
        </w:r>
        <w:r w:rsidR="003C71DA" w:rsidDel="00505E62">
          <w:rPr>
            <w:lang w:val="en-AU"/>
          </w:rPr>
          <w:delText>out</w:delText>
        </w:r>
      </w:del>
      <w:ins w:id="65" w:author="Kim-Anh Le Cao" w:date="2016-01-15T15:48:00Z">
        <w:r w:rsidR="00505E62">
          <w:rPr>
            <w:lang w:val="en-AU"/>
          </w:rPr>
          <w:t>developed</w:t>
        </w:r>
      </w:ins>
      <w:r w:rsidR="003C71DA">
        <w:rPr>
          <w:lang w:val="en-AU"/>
        </w:rPr>
        <w:t xml:space="preserve"> in the coming years.</w:t>
      </w:r>
    </w:p>
    <w:p w14:paraId="58A81948" w14:textId="179FE0C9" w:rsidR="00BB1EC6" w:rsidRPr="00E80984" w:rsidRDefault="00F80733" w:rsidP="00BB1EC6">
      <w:pPr>
        <w:pStyle w:val="ManuscriptNormal"/>
        <w:rPr>
          <w:lang w:val="en-AU"/>
        </w:rPr>
      </w:pPr>
      <w:r w:rsidRPr="00E80984">
        <w:rPr>
          <w:lang w:val="en-AU"/>
        </w:rPr>
        <w:t xml:space="preserve">To address </w:t>
      </w:r>
      <w:r w:rsidR="00167D1D" w:rsidRPr="00E80984">
        <w:rPr>
          <w:rFonts w:hint="eastAsia"/>
          <w:lang w:val="en-AU"/>
        </w:rPr>
        <w:t>some</w:t>
      </w:r>
      <w:r w:rsidRPr="00E80984">
        <w:rPr>
          <w:lang w:val="en-AU"/>
        </w:rPr>
        <w:t xml:space="preserve"> </w:t>
      </w:r>
      <w:r w:rsidR="009B1F76">
        <w:rPr>
          <w:rFonts w:hint="eastAsia"/>
          <w:lang w:val="en-AU"/>
        </w:rPr>
        <w:t xml:space="preserve">of the </w:t>
      </w:r>
      <w:r w:rsidRPr="00E80984">
        <w:rPr>
          <w:lang w:val="en-AU"/>
        </w:rPr>
        <w:t>issues raised in this introduction</w:t>
      </w:r>
      <w:r w:rsidRPr="00E80984">
        <w:rPr>
          <w:rFonts w:hint="eastAsia"/>
          <w:lang w:val="en-AU"/>
        </w:rPr>
        <w:t xml:space="preserve">, three </w:t>
      </w:r>
      <w:r w:rsidRPr="00E80984">
        <w:rPr>
          <w:lang w:val="en-AU"/>
        </w:rPr>
        <w:t>stud</w:t>
      </w:r>
      <w:r w:rsidRPr="00E80984">
        <w:rPr>
          <w:rFonts w:hint="eastAsia"/>
          <w:lang w:val="en-AU"/>
        </w:rPr>
        <w:t xml:space="preserve">ies </w:t>
      </w:r>
      <w:r w:rsidR="007F5CEB">
        <w:rPr>
          <w:lang w:val="en-AU"/>
        </w:rPr>
        <w:t>have been</w:t>
      </w:r>
      <w:r w:rsidRPr="00E80984">
        <w:rPr>
          <w:rFonts w:hint="eastAsia"/>
          <w:lang w:val="en-AU"/>
        </w:rPr>
        <w:t xml:space="preserve"> conducted and are presented in this thesis (</w:t>
      </w:r>
      <w:r w:rsidR="006B413D" w:rsidRPr="00E80984">
        <w:rPr>
          <w:rFonts w:hint="eastAsia"/>
          <w:lang w:val="en-AU"/>
        </w:rPr>
        <w:t xml:space="preserve">Chapter </w:t>
      </w:r>
      <w:del w:id="66" w:author="Kim-Anh Le Cao" w:date="2016-01-15T15:49:00Z">
        <w:r w:rsidR="006B413D" w:rsidRPr="00E80984" w:rsidDel="00360101">
          <w:rPr>
            <w:rFonts w:hint="eastAsia"/>
            <w:lang w:val="en-AU"/>
          </w:rPr>
          <w:delText xml:space="preserve">Three </w:delText>
        </w:r>
      </w:del>
      <w:ins w:id="67" w:author="Kim-Anh Le Cao" w:date="2016-01-15T15:49:00Z">
        <w:r w:rsidR="00360101">
          <w:rPr>
            <w:lang w:val="en-AU"/>
          </w:rPr>
          <w:t>3</w:t>
        </w:r>
        <w:r w:rsidR="00360101" w:rsidRPr="00E80984">
          <w:rPr>
            <w:rFonts w:hint="eastAsia"/>
            <w:lang w:val="en-AU"/>
          </w:rPr>
          <w:t xml:space="preserve"> </w:t>
        </w:r>
      </w:ins>
      <w:r w:rsidR="006B413D" w:rsidRPr="00E80984">
        <w:rPr>
          <w:rFonts w:hint="eastAsia"/>
          <w:lang w:val="en-AU"/>
        </w:rPr>
        <w:t xml:space="preserve">- </w:t>
      </w:r>
      <w:del w:id="68" w:author="Kim-Anh Le Cao" w:date="2016-01-15T15:49:00Z">
        <w:r w:rsidR="006B413D" w:rsidRPr="00E80984" w:rsidDel="00360101">
          <w:rPr>
            <w:rFonts w:hint="eastAsia"/>
            <w:lang w:val="en-AU"/>
          </w:rPr>
          <w:delText>Four</w:delText>
        </w:r>
      </w:del>
      <w:ins w:id="69" w:author="Kim-Anh Le Cao" w:date="2016-01-15T15:49:00Z">
        <w:r w:rsidR="00360101">
          <w:rPr>
            <w:lang w:val="en-AU"/>
          </w:rPr>
          <w:t>4</w:t>
        </w:r>
      </w:ins>
      <w:r w:rsidRPr="00E80984">
        <w:rPr>
          <w:rFonts w:hint="eastAsia"/>
          <w:lang w:val="en-AU"/>
        </w:rPr>
        <w:t>)</w:t>
      </w:r>
      <w:r w:rsidR="006B413D" w:rsidRPr="00E80984">
        <w:rPr>
          <w:rFonts w:hint="eastAsia"/>
          <w:lang w:val="en-AU"/>
        </w:rPr>
        <w:t xml:space="preserve">. </w:t>
      </w:r>
      <w:commentRangeStart w:id="70"/>
      <w:r w:rsidR="006B413D" w:rsidRPr="00E80984">
        <w:rPr>
          <w:rFonts w:hint="eastAsia"/>
          <w:lang w:val="en-AU"/>
        </w:rPr>
        <w:t xml:space="preserve">The specific </w:t>
      </w:r>
      <w:r w:rsidR="00E80984" w:rsidRPr="00E80984">
        <w:rPr>
          <w:rFonts w:hint="eastAsia"/>
          <w:lang w:val="en-AU"/>
        </w:rPr>
        <w:t xml:space="preserve">issue addressed by each chapter is </w:t>
      </w:r>
      <w:r w:rsidR="00E80984">
        <w:rPr>
          <w:lang w:val="en-AU"/>
        </w:rPr>
        <w:t>summari</w:t>
      </w:r>
      <w:r w:rsidR="00E80984">
        <w:rPr>
          <w:rFonts w:hint="eastAsia"/>
          <w:lang w:val="en-AU"/>
        </w:rPr>
        <w:t>s</w:t>
      </w:r>
      <w:r w:rsidR="00E80984" w:rsidRPr="00E80984">
        <w:rPr>
          <w:lang w:val="en-AU"/>
        </w:rPr>
        <w:t>ed</w:t>
      </w:r>
      <w:r w:rsidR="00E80984" w:rsidRPr="00E80984">
        <w:rPr>
          <w:rFonts w:hint="eastAsia"/>
          <w:lang w:val="en-AU"/>
        </w:rPr>
        <w:t xml:space="preserve"> </w:t>
      </w:r>
      <w:r w:rsidR="00E80984">
        <w:rPr>
          <w:rFonts w:hint="eastAsia"/>
          <w:lang w:val="en-AU"/>
        </w:rPr>
        <w:t>at the beginning of each chapter.</w:t>
      </w:r>
      <w:r w:rsidR="006B413D" w:rsidRPr="00E80984">
        <w:rPr>
          <w:rFonts w:hint="eastAsia"/>
          <w:lang w:val="en-AU"/>
        </w:rPr>
        <w:t xml:space="preserve"> </w:t>
      </w:r>
      <w:commentRangeEnd w:id="70"/>
      <w:r w:rsidR="00360101">
        <w:rPr>
          <w:rStyle w:val="CommentReference"/>
          <w:rFonts w:ascii="Cambria" w:hAnsi="Cambria"/>
        </w:rPr>
        <w:commentReference w:id="70"/>
      </w:r>
      <w:r w:rsidR="005703D2">
        <w:rPr>
          <w:rFonts w:hint="eastAsia"/>
          <w:lang w:val="en-AU"/>
        </w:rPr>
        <w:t>In general, the</w:t>
      </w:r>
      <w:r w:rsidR="006658DB">
        <w:rPr>
          <w:rFonts w:hint="eastAsia"/>
          <w:lang w:val="en-AU"/>
        </w:rPr>
        <w:t>se</w:t>
      </w:r>
      <w:r w:rsidR="005703D2">
        <w:rPr>
          <w:rFonts w:hint="eastAsia"/>
          <w:lang w:val="en-AU"/>
        </w:rPr>
        <w:t xml:space="preserve"> studies </w:t>
      </w:r>
      <w:r w:rsidR="00B95D86">
        <w:rPr>
          <w:rFonts w:hint="eastAsia"/>
          <w:lang w:val="en-AU"/>
        </w:rPr>
        <w:t xml:space="preserve">are driven by </w:t>
      </w:r>
      <w:r w:rsidR="00B95D86">
        <w:rPr>
          <w:lang w:val="en-AU"/>
        </w:rPr>
        <w:t>various</w:t>
      </w:r>
      <w:r w:rsidR="00B95D86">
        <w:rPr>
          <w:rFonts w:hint="eastAsia"/>
          <w:lang w:val="en-AU"/>
        </w:rPr>
        <w:t xml:space="preserve"> </w:t>
      </w:r>
      <w:r w:rsidR="00B95D86">
        <w:rPr>
          <w:lang w:val="en-AU"/>
        </w:rPr>
        <w:t>biologic</w:t>
      </w:r>
      <w:r w:rsidR="00B95D86">
        <w:rPr>
          <w:rFonts w:hint="eastAsia"/>
          <w:lang w:val="en-AU"/>
        </w:rPr>
        <w:t xml:space="preserve">al </w:t>
      </w:r>
      <w:r w:rsidR="00B95D86">
        <w:rPr>
          <w:lang w:val="en-AU"/>
        </w:rPr>
        <w:t>question</w:t>
      </w:r>
      <w:r w:rsidR="00B95D86">
        <w:rPr>
          <w:rFonts w:hint="eastAsia"/>
          <w:lang w:val="en-AU"/>
        </w:rPr>
        <w:t xml:space="preserve">s regarding DNA repair and </w:t>
      </w:r>
      <w:r w:rsidR="00B95D86">
        <w:rPr>
          <w:rFonts w:hint="eastAsia"/>
          <w:lang w:val="en-AU"/>
        </w:rPr>
        <w:lastRenderedPageBreak/>
        <w:t>breast</w:t>
      </w:r>
      <w:r w:rsidR="008519D5">
        <w:rPr>
          <w:lang w:val="en-AU"/>
        </w:rPr>
        <w:t xml:space="preserve"> cancer</w:t>
      </w:r>
      <w:r w:rsidR="0073167E">
        <w:rPr>
          <w:rFonts w:hint="eastAsia"/>
          <w:lang w:val="en-AU"/>
        </w:rPr>
        <w:t xml:space="preserve">, </w:t>
      </w:r>
      <w:r w:rsidR="008519D5">
        <w:rPr>
          <w:lang w:val="en-AU"/>
        </w:rPr>
        <w:t xml:space="preserve">and </w:t>
      </w:r>
      <w:r w:rsidR="008519D5">
        <w:rPr>
          <w:rFonts w:hint="eastAsia"/>
          <w:lang w:val="en-AU"/>
        </w:rPr>
        <w:t>involv</w:t>
      </w:r>
      <w:r w:rsidR="008519D5">
        <w:rPr>
          <w:lang w:val="en-AU"/>
        </w:rPr>
        <w:t>e</w:t>
      </w:r>
      <w:r w:rsidR="0073167E">
        <w:rPr>
          <w:rFonts w:hint="eastAsia"/>
          <w:lang w:val="en-AU"/>
        </w:rPr>
        <w:t xml:space="preserve"> applying state-of-the-art </w:t>
      </w:r>
      <w:r w:rsidR="0073167E">
        <w:rPr>
          <w:lang w:val="en-AU"/>
        </w:rPr>
        <w:t>bioinformatics</w:t>
      </w:r>
      <w:r w:rsidR="0073167E">
        <w:rPr>
          <w:rFonts w:hint="eastAsia"/>
          <w:lang w:val="en-AU"/>
        </w:rPr>
        <w:t xml:space="preserve"> methods </w:t>
      </w:r>
      <w:r w:rsidR="00CF4C57">
        <w:rPr>
          <w:lang w:val="en-AU"/>
        </w:rPr>
        <w:t>to the</w:t>
      </w:r>
      <w:r w:rsidR="002432B9">
        <w:rPr>
          <w:rFonts w:hint="eastAsia"/>
          <w:lang w:val="en-AU"/>
        </w:rPr>
        <w:t xml:space="preserve"> increasing amount of </w:t>
      </w:r>
      <w:r w:rsidR="002432B9">
        <w:rPr>
          <w:lang w:val="en-AU"/>
        </w:rPr>
        <w:t>genomic</w:t>
      </w:r>
      <w:r w:rsidR="002432B9">
        <w:rPr>
          <w:rFonts w:hint="eastAsia"/>
          <w:lang w:val="en-AU"/>
        </w:rPr>
        <w:t xml:space="preserve"> data to formulate knowledge </w:t>
      </w:r>
      <w:r w:rsidR="009E17F5">
        <w:rPr>
          <w:lang w:val="en-AU"/>
        </w:rPr>
        <w:t>that</w:t>
      </w:r>
      <w:r w:rsidR="009E17F5">
        <w:rPr>
          <w:rFonts w:hint="eastAsia"/>
          <w:lang w:val="en-AU"/>
        </w:rPr>
        <w:t xml:space="preserve"> </w:t>
      </w:r>
      <w:ins w:id="71" w:author="Kim-Anh Le Cao" w:date="2016-01-15T15:49:00Z">
        <w:r w:rsidR="00513500">
          <w:rPr>
            <w:lang w:val="en-AU"/>
          </w:rPr>
          <w:t xml:space="preserve">is </w:t>
        </w:r>
      </w:ins>
      <w:r w:rsidR="009E17F5">
        <w:rPr>
          <w:rFonts w:hint="eastAsia"/>
          <w:lang w:val="en-AU"/>
        </w:rPr>
        <w:t>of biological relevance and clinical implication.</w:t>
      </w:r>
      <w:r w:rsidR="00B95D86">
        <w:rPr>
          <w:rFonts w:hint="eastAsia"/>
          <w:lang w:val="en-AU"/>
        </w:rPr>
        <w:t xml:space="preserve"> </w:t>
      </w:r>
      <w:r w:rsidR="00B343D0">
        <w:rPr>
          <w:rFonts w:hint="eastAsia"/>
          <w:lang w:val="en-AU"/>
        </w:rPr>
        <w:t xml:space="preserve">In </w:t>
      </w:r>
      <w:del w:id="72" w:author="Kim-Anh Le Cao" w:date="2016-01-15T15:49:00Z">
        <w:r w:rsidR="00B343D0" w:rsidDel="00513500">
          <w:rPr>
            <w:rFonts w:hint="eastAsia"/>
            <w:lang w:val="en-AU"/>
          </w:rPr>
          <w:delText xml:space="preserve">this </w:delText>
        </w:r>
      </w:del>
      <w:ins w:id="73" w:author="Kim-Anh Le Cao" w:date="2016-01-15T15:49:00Z">
        <w:r w:rsidR="00513500">
          <w:rPr>
            <w:lang w:val="en-AU"/>
          </w:rPr>
          <w:t>that</w:t>
        </w:r>
        <w:r w:rsidR="00513500">
          <w:rPr>
            <w:rFonts w:hint="eastAsia"/>
            <w:lang w:val="en-AU"/>
          </w:rPr>
          <w:t xml:space="preserve"> </w:t>
        </w:r>
      </w:ins>
      <w:r w:rsidR="00B343D0">
        <w:rPr>
          <w:rFonts w:hint="eastAsia"/>
          <w:lang w:val="en-AU"/>
        </w:rPr>
        <w:t xml:space="preserve">sense, this thesis </w:t>
      </w:r>
      <w:del w:id="74" w:author="Kim-Anh Le Cao" w:date="2016-01-15T15:49:00Z">
        <w:r w:rsidR="00B343D0" w:rsidDel="00513500">
          <w:rPr>
            <w:rFonts w:hint="eastAsia"/>
            <w:lang w:val="en-AU"/>
          </w:rPr>
          <w:delText xml:space="preserve">severs </w:delText>
        </w:r>
      </w:del>
      <w:ins w:id="75" w:author="Kim-Anh Le Cao" w:date="2016-01-15T15:49:00Z">
        <w:r w:rsidR="00513500">
          <w:rPr>
            <w:lang w:val="en-AU"/>
          </w:rPr>
          <w:t>serves</w:t>
        </w:r>
        <w:r w:rsidR="00513500">
          <w:rPr>
            <w:rFonts w:hint="eastAsia"/>
            <w:lang w:val="en-AU"/>
          </w:rPr>
          <w:t xml:space="preserve"> </w:t>
        </w:r>
      </w:ins>
      <w:r w:rsidR="00CF4C57">
        <w:rPr>
          <w:rFonts w:hint="eastAsia"/>
          <w:lang w:val="en-AU"/>
        </w:rPr>
        <w:t xml:space="preserve">to bridge the gap between </w:t>
      </w:r>
      <w:r w:rsidR="007129DF">
        <w:rPr>
          <w:lang w:val="en-AU"/>
        </w:rPr>
        <w:t>biological</w:t>
      </w:r>
      <w:r w:rsidR="00CF4C57">
        <w:rPr>
          <w:rFonts w:hint="eastAsia"/>
          <w:lang w:val="en-AU"/>
        </w:rPr>
        <w:t xml:space="preserve"> finding</w:t>
      </w:r>
      <w:r w:rsidR="003A398F">
        <w:rPr>
          <w:lang w:val="en-AU"/>
        </w:rPr>
        <w:t xml:space="preserve"> and </w:t>
      </w:r>
      <w:r w:rsidR="003A398F" w:rsidRPr="003A398F">
        <w:rPr>
          <w:rFonts w:hint="eastAsia"/>
          <w:lang w:val="en-AU"/>
        </w:rPr>
        <w:t>bioinformati</w:t>
      </w:r>
      <w:r w:rsidR="003A398F">
        <w:rPr>
          <w:rFonts w:hint="eastAsia"/>
          <w:lang w:val="en-AU"/>
        </w:rPr>
        <w:t>cs</w:t>
      </w:r>
      <w:r w:rsidR="00861E14">
        <w:rPr>
          <w:lang w:val="en-AU"/>
        </w:rPr>
        <w:t xml:space="preserve"> development</w:t>
      </w:r>
      <w:r w:rsidR="00CF4C57">
        <w:rPr>
          <w:rFonts w:hint="eastAsia"/>
          <w:lang w:val="en-AU"/>
        </w:rPr>
        <w:t>.</w:t>
      </w:r>
    </w:p>
    <w:p w14:paraId="6E906942" w14:textId="54C7CFFA" w:rsidR="00BB1EC6" w:rsidRPr="00E80984" w:rsidRDefault="000F14FF" w:rsidP="00AC4A14">
      <w:pPr>
        <w:pStyle w:val="ManuscriptNormal"/>
        <w:rPr>
          <w:lang w:val="en-AU"/>
        </w:rPr>
      </w:pPr>
      <w:commentRangeStart w:id="76"/>
      <w:r>
        <w:rPr>
          <w:rFonts w:hint="eastAsia"/>
          <w:lang w:val="en-AU"/>
        </w:rPr>
        <w:t xml:space="preserve">Compared to other PhD thesis in </w:t>
      </w:r>
      <w:r>
        <w:rPr>
          <w:lang w:val="en-AU"/>
        </w:rPr>
        <w:t>bioinformatics</w:t>
      </w:r>
      <w:r>
        <w:rPr>
          <w:rFonts w:hint="eastAsia"/>
          <w:lang w:val="en-AU"/>
        </w:rPr>
        <w:t xml:space="preserve">, </w:t>
      </w:r>
      <w:r w:rsidR="00612CFD">
        <w:rPr>
          <w:rFonts w:hint="eastAsia"/>
          <w:lang w:val="en-AU"/>
        </w:rPr>
        <w:t>this thesis may see</w:t>
      </w:r>
      <w:r w:rsidR="009C5D4D">
        <w:rPr>
          <w:rFonts w:hint="eastAsia"/>
          <w:lang w:val="en-AU"/>
        </w:rPr>
        <w:t>m</w:t>
      </w:r>
      <w:r w:rsidR="00612CFD">
        <w:rPr>
          <w:rFonts w:hint="eastAsia"/>
          <w:lang w:val="en-AU"/>
        </w:rPr>
        <w:t xml:space="preserve"> to </w:t>
      </w:r>
      <w:r w:rsidR="005F283E">
        <w:rPr>
          <w:lang w:val="en-AU"/>
        </w:rPr>
        <w:t xml:space="preserve">contain excessive biological information. </w:t>
      </w:r>
      <w:commentRangeEnd w:id="76"/>
      <w:r w:rsidR="003D3377">
        <w:rPr>
          <w:rStyle w:val="CommentReference"/>
          <w:rFonts w:ascii="Cambria" w:hAnsi="Cambria"/>
        </w:rPr>
        <w:commentReference w:id="76"/>
      </w:r>
      <w:r w:rsidR="00665433">
        <w:rPr>
          <w:lang w:val="en-AU"/>
        </w:rPr>
        <w:t xml:space="preserve">However, </w:t>
      </w:r>
      <w:r w:rsidR="001A5FEC">
        <w:rPr>
          <w:lang w:val="en-AU"/>
        </w:rPr>
        <w:t xml:space="preserve">in light of the </w:t>
      </w:r>
      <w:r w:rsidR="003C6E3E">
        <w:rPr>
          <w:lang w:val="en-AU"/>
        </w:rPr>
        <w:t xml:space="preserve">100,000 Genomes Project </w:t>
      </w:r>
      <w:r w:rsidR="00765F3E">
        <w:rPr>
          <w:lang w:val="en-AU"/>
        </w:rPr>
        <w:t>announced the UK government in 2012 (which are expected to finish by 2017)</w:t>
      </w:r>
      <w:r w:rsidR="00813F98">
        <w:rPr>
          <w:lang w:val="en-AU"/>
        </w:rPr>
        <w:t xml:space="preserve"> </w:t>
      </w:r>
      <w:r w:rsidR="00813F98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06D83BCF-C277-4F59-B3BD-1F073CB51F80&lt;/uuid&gt;&lt;priority&gt;137&lt;/priority&gt;&lt;publications&gt;&lt;publication&gt;&lt;uuid&gt;3C261676-145B-4286-976F-5E25ED6FBD99&lt;/uuid&gt;&lt;volume&gt;47&lt;/volume&gt;&lt;accepted_date&gt;99201502131200000000222000&lt;/accepted_date&gt;&lt;doi&gt;10.1038/ng.3243&lt;/doi&gt;&lt;startpage&gt;448&lt;/startpage&gt;&lt;publication_date&gt;99201505001200000000220000&lt;/publication_date&gt;&lt;url&gt;http://eutils.ncbi.nlm.nih.gov/entrez/eutils/elink.fcgi?dbfrom=pubmed&amp;amp;id=25807282&amp;amp;retmode=ref&amp;amp;cmd=prlinks&lt;/url&gt;&lt;type&gt;400&lt;/type&gt;&lt;title&gt;Identification of a large set of rare complete human knockouts.&lt;/title&gt;&lt;submission_date&gt;99201404171200000000222000&lt;/submission_date&gt;&lt;number&gt;5&lt;/number&gt;&lt;institution&gt;deCODE Genetics/Amgen, Inc., Reykjavik, Iceland.&lt;/institution&gt;&lt;subtype&gt;400&lt;/subtype&gt;&lt;endpage&gt;452&lt;/endpage&gt;&lt;bundle&gt;&lt;publication&gt;&lt;url&gt;http://www.nature.com/ng/&lt;/url&gt;&lt;title&gt;Nature genetics&lt;/title&gt;&lt;type&gt;-100&lt;/type&gt;&lt;subtype&gt;-100&lt;/subtype&gt;&lt;uuid&gt;0EB466BC-D1E4-448E-B63A-3D2D74AA45FD&lt;/uuid&gt;&lt;/publication&gt;&lt;/bundle&gt;&lt;authors&gt;&lt;author&gt;&lt;firstName&gt;Patrick&lt;/firstName&gt;&lt;lastName&gt;Sulem&lt;/lastName&gt;&lt;/author&gt;&lt;author&gt;&lt;firstName&gt;Hannes&lt;/firstName&gt;&lt;lastName&gt;Helgason&lt;/lastName&gt;&lt;/author&gt;&lt;author&gt;&lt;firstName&gt;Asmundur&lt;/firstName&gt;&lt;lastName&gt;Oddson&lt;/lastName&gt;&lt;/author&gt;&lt;author&gt;&lt;firstName&gt;Hreinn&lt;/firstName&gt;&lt;lastName&gt;Stefansson&lt;/lastName&gt;&lt;/author&gt;&lt;author&gt;&lt;firstName&gt;Sigurjon&lt;/firstName&gt;&lt;middleNames&gt;A&lt;/middleNames&gt;&lt;lastName&gt;Gudjonsson&lt;/lastName&gt;&lt;/author&gt;&lt;author&gt;&lt;firstName&gt;Florian&lt;/firstName&gt;&lt;lastName&gt;Zink&lt;/lastName&gt;&lt;/author&gt;&lt;author&gt;&lt;firstName&gt;Eirikur&lt;/firstName&gt;&lt;lastName&gt;Hjartarson&lt;/lastName&gt;&lt;/author&gt;&lt;author&gt;&lt;firstName&gt;Gunnar&lt;/firstName&gt;&lt;middleNames&gt;Th&lt;/middleNames&gt;&lt;lastName&gt;Sigurdsson&lt;/lastName&gt;&lt;/author&gt;&lt;author&gt;&lt;firstName&gt;Adalbjorg&lt;/firstName&gt;&lt;lastName&gt;Jonasdottir&lt;/lastName&gt;&lt;/author&gt;&lt;author&gt;&lt;firstName&gt;Aslaug&lt;/firstName&gt;&lt;lastName&gt;Jonasdottir&lt;/lastName&gt;&lt;/author&gt;&lt;author&gt;&lt;firstName&gt;Asgeir&lt;/firstName&gt;&lt;lastName&gt;Sigurdsson&lt;/lastName&gt;&lt;/author&gt;&lt;author&gt;&lt;firstName&gt;Olafur&lt;/firstName&gt;&lt;middleNames&gt;Th&lt;/middleNames&gt;&lt;lastName&gt;Magnusson&lt;/lastName&gt;&lt;/author&gt;&lt;author&gt;&lt;firstName&gt;Augustine&lt;/firstName&gt;&lt;lastName&gt;Kong&lt;/lastName&gt;&lt;/author&gt;&lt;author&gt;&lt;firstName&gt;Agnar&lt;/firstName&gt;&lt;lastName&gt;Helgason&lt;/lastName&gt;&lt;/author&gt;&lt;author&gt;&lt;firstName&gt;Hilma&lt;/firstName&gt;&lt;lastName&gt;Holm&lt;/lastName&gt;&lt;/author&gt;&lt;author&gt;&lt;firstName&gt;Unnur&lt;/firstName&gt;&lt;lastName&gt;Thorsteinsdottir&lt;/lastName&gt;&lt;/author&gt;&lt;author&gt;&lt;firstName&gt;Gisli&lt;/firstName&gt;&lt;lastName&gt;Masson&lt;/lastName&gt;&lt;/author&gt;&lt;author&gt;&lt;firstName&gt;Daniel&lt;/firstName&gt;&lt;middleNames&gt;F&lt;/middleNames&gt;&lt;lastName&gt;Gudbjartsson&lt;/lastName&gt;&lt;/author&gt;&lt;author&gt;&lt;firstName&gt;Kari&lt;/firstName&gt;&lt;lastName&gt;Stefansson&lt;/lastName&gt;&lt;/author&gt;&lt;/authors&gt;&lt;/publication&gt;&lt;/publications&gt;&lt;cites&gt;&lt;/cites&gt;&lt;/citation&gt;</w:instrText>
      </w:r>
      <w:r w:rsidR="00813F98">
        <w:rPr>
          <w:lang w:val="en-AU"/>
        </w:rPr>
        <w:fldChar w:fldCharType="separate"/>
      </w:r>
      <w:r w:rsidR="00CA74E2">
        <w:rPr>
          <w:lang w:eastAsia="zh-TW"/>
        </w:rPr>
        <w:t>(108)</w:t>
      </w:r>
      <w:r w:rsidR="00813F98">
        <w:rPr>
          <w:lang w:val="en-AU"/>
        </w:rPr>
        <w:fldChar w:fldCharType="end"/>
      </w:r>
      <w:r w:rsidR="00765F3E">
        <w:rPr>
          <w:lang w:val="en-AU"/>
        </w:rPr>
        <w:t xml:space="preserve">, and </w:t>
      </w:r>
      <w:r w:rsidR="00712D20">
        <w:rPr>
          <w:lang w:val="en-AU"/>
        </w:rPr>
        <w:t xml:space="preserve">the two 1,000,000 Genome projects recently </w:t>
      </w:r>
      <w:r w:rsidR="00E4383E">
        <w:rPr>
          <w:lang w:val="en-AU"/>
        </w:rPr>
        <w:t>suggested</w:t>
      </w:r>
      <w:r w:rsidR="00712D20">
        <w:rPr>
          <w:lang w:val="en-AU"/>
        </w:rPr>
        <w:t xml:space="preserve"> by the US</w:t>
      </w:r>
      <w:r w:rsidR="00E4383E">
        <w:rPr>
          <w:lang w:val="en-AU"/>
        </w:rPr>
        <w:t xml:space="preserve"> </w:t>
      </w:r>
      <w:r w:rsidR="00E4383E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27E13BEC-1C4A-41AC-8BEB-7F79B953D5BF&lt;/uuid&gt;&lt;priority&gt;138&lt;/priority&gt;&lt;publications&gt;&lt;publication&gt;&lt;uuid&gt;50FB89B3-EFA0-4313-8DAC-675C7D813D55&lt;/uuid&gt;&lt;volume&gt;372&lt;/volume&gt;&lt;doi&gt;10.1056/NEJMp1500523&lt;/doi&gt;&lt;startpage&gt;793&lt;/startpage&gt;&lt;publication_date&gt;99201502261200000000222000&lt;/publication_date&gt;&lt;url&gt;http://eutils.ncbi.nlm.nih.gov/entrez/eutils/elink.fcgi?dbfrom=pubmed&amp;amp;id=25635347&amp;amp;retmode=ref&amp;amp;cmd=prlinks&lt;/url&gt;&lt;type&gt;400&lt;/type&gt;&lt;title&gt;A new initiative on precision medicine.&lt;/title&gt;&lt;institution&gt;From the National Institutes of Health (F.S.C.) and the National Cancer Institute (H.V.) - both in Bethesda, MD.&lt;/institution&gt;&lt;number&gt;9&lt;/number&gt;&lt;subtype&gt;400&lt;/subtype&gt;&lt;endpage&gt;795&lt;/endpage&gt;&lt;bundle&gt;&lt;publication&gt;&lt;title&gt;The New England journal of medicine&lt;/title&gt;&lt;type&gt;-100&lt;/type&gt;&lt;subtype&gt;-100&lt;/subtype&gt;&lt;uuid&gt;C34FD83A-410C-4AE7-A6F3-34671A54F3FC&lt;/uuid&gt;&lt;/publication&gt;&lt;/bundle&gt;&lt;authors&gt;&lt;author&gt;&lt;firstName&gt;Francis&lt;/firstName&gt;&lt;middleNames&gt;S&lt;/middleNames&gt;&lt;lastName&gt;Collins&lt;/lastName&gt;&lt;/author&gt;&lt;author&gt;&lt;firstName&gt;Harold&lt;/firstName&gt;&lt;lastName&gt;Varmus&lt;/lastName&gt;&lt;/author&gt;&lt;/authors&gt;&lt;/publication&gt;&lt;/publications&gt;&lt;cites&gt;&lt;/cites&gt;&lt;/citation&gt;</w:instrText>
      </w:r>
      <w:r w:rsidR="00E4383E">
        <w:rPr>
          <w:lang w:val="en-AU"/>
        </w:rPr>
        <w:fldChar w:fldCharType="separate"/>
      </w:r>
      <w:r w:rsidR="00CA74E2">
        <w:rPr>
          <w:lang w:eastAsia="zh-TW"/>
        </w:rPr>
        <w:t>(109)</w:t>
      </w:r>
      <w:r w:rsidR="00E4383E">
        <w:rPr>
          <w:lang w:val="en-AU"/>
        </w:rPr>
        <w:fldChar w:fldCharType="end"/>
      </w:r>
      <w:r w:rsidR="00712D20">
        <w:rPr>
          <w:lang w:val="en-AU"/>
        </w:rPr>
        <w:t xml:space="preserve"> and China</w:t>
      </w:r>
      <w:r w:rsidR="00E4383E">
        <w:rPr>
          <w:lang w:val="en-AU"/>
        </w:rPr>
        <w:t xml:space="preserve"> </w:t>
      </w:r>
      <w:r w:rsidR="00E4383E">
        <w:rPr>
          <w:lang w:val="en-AU"/>
        </w:rPr>
        <w:fldChar w:fldCharType="begin"/>
      </w:r>
      <w:r w:rsidR="00CA74E2">
        <w:rPr>
          <w:lang w:val="en-AU"/>
        </w:rPr>
        <w:instrText xml:space="preserve"> ADDIN PAPERS2_CITATIONS &lt;citation&gt;&lt;uuid&gt;75891094-EB6F-45AB-BDFF-80EDBB5E4C0B&lt;/uuid&gt;&lt;priority&gt;139&lt;/priority&gt;&lt;publications&gt;&lt;publication&gt;&lt;volume&gt;4&lt;/volume&gt;&lt;publication_date&gt;99201200001200000000200000&lt;/publication_date&gt;&lt;number&gt;1&lt;/number&gt;&lt;doi&gt;10.1186/gm303&lt;/doi&gt;&lt;institution&gt;Cancer Epigenetic Program, Shanghai Cancer Institute/Renji Hospital, Shanghai Jiaotong University, 200032 and The Center For Basic and Translational Epigenetic Research of Diseases, School of Life Science, Anhui Medical University, China. zhujingde@gmail.com.&lt;/institution&gt;&lt;title&gt;A year of great leaps in genome research.&lt;/title&gt;&lt;uuid&gt;EF81D7A1-AEE0-433D-8F7E-F268B49C0552&lt;/uuid&gt;&lt;subtype&gt;400&lt;/subtype&gt;&lt;startpage&gt;4&lt;/startpage&gt;&lt;type&gt;400&lt;/type&gt;&lt;url&gt;http://eutils.ncbi.nlm.nih.gov/entrez/eutils/elink.fcgi?dbfrom=pubmed&amp;amp;id=22293069&amp;amp;retmode=ref&amp;amp;cmd=prlinks&lt;/url&gt;&lt;bundle&gt;&lt;publication&gt;&lt;title&gt;Genome medicine&lt;/title&gt;&lt;type&gt;-100&lt;/type&gt;&lt;subtype&gt;-100&lt;/subtype&gt;&lt;uuid&gt;50B1D38B-A040-4897-B628-41463EF3A4A9&lt;/uuid&gt;&lt;/publication&gt;&lt;/bundle&gt;&lt;authors&gt;&lt;author&gt;&lt;firstName&gt;Jingde&lt;/firstName&gt;&lt;lastName&gt;Zhu&lt;/lastName&gt;&lt;/author&gt;&lt;/authors&gt;&lt;/publication&gt;&lt;/publications&gt;&lt;cites&gt;&lt;/cites&gt;&lt;/citation&gt;</w:instrText>
      </w:r>
      <w:r w:rsidR="00E4383E">
        <w:rPr>
          <w:lang w:val="en-AU"/>
        </w:rPr>
        <w:fldChar w:fldCharType="separate"/>
      </w:r>
      <w:r w:rsidR="00CA74E2">
        <w:rPr>
          <w:lang w:eastAsia="zh-TW"/>
        </w:rPr>
        <w:t>(110)</w:t>
      </w:r>
      <w:r w:rsidR="00E4383E">
        <w:rPr>
          <w:lang w:val="en-AU"/>
        </w:rPr>
        <w:fldChar w:fldCharType="end"/>
      </w:r>
      <w:r w:rsidR="00712D20">
        <w:rPr>
          <w:lang w:val="en-AU"/>
        </w:rPr>
        <w:t xml:space="preserve">, respectively, </w:t>
      </w:r>
      <w:r w:rsidR="00E4383E">
        <w:rPr>
          <w:lang w:val="en-AU"/>
        </w:rPr>
        <w:t xml:space="preserve">a major challenge in the a few years will be how to interpret </w:t>
      </w:r>
      <w:r w:rsidR="009A4863">
        <w:rPr>
          <w:lang w:val="en-AU"/>
        </w:rPr>
        <w:t xml:space="preserve">cancer </w:t>
      </w:r>
      <w:r w:rsidR="00910B0D">
        <w:rPr>
          <w:lang w:val="en-AU"/>
        </w:rPr>
        <w:t xml:space="preserve">genomic </w:t>
      </w:r>
      <w:r w:rsidR="00E4383E">
        <w:rPr>
          <w:lang w:val="en-AU"/>
        </w:rPr>
        <w:t xml:space="preserve">data </w:t>
      </w:r>
      <w:r w:rsidR="00910B0D">
        <w:rPr>
          <w:lang w:val="en-AU"/>
        </w:rPr>
        <w:t xml:space="preserve">that </w:t>
      </w:r>
      <w:r w:rsidR="00EE74E7">
        <w:rPr>
          <w:lang w:val="en-AU"/>
        </w:rPr>
        <w:t xml:space="preserve">are </w:t>
      </w:r>
      <w:r w:rsidR="003A5D81">
        <w:rPr>
          <w:lang w:val="en-AU"/>
        </w:rPr>
        <w:t xml:space="preserve">being </w:t>
      </w:r>
      <w:r w:rsidR="00910B0D">
        <w:rPr>
          <w:lang w:val="en-AU"/>
        </w:rPr>
        <w:t>rapidly accumulated.</w:t>
      </w:r>
      <w:r w:rsidR="00712D20">
        <w:rPr>
          <w:lang w:val="en-AU"/>
        </w:rPr>
        <w:t xml:space="preserve"> </w:t>
      </w:r>
      <w:r w:rsidR="009A4863">
        <w:rPr>
          <w:lang w:val="en-AU"/>
        </w:rPr>
        <w:t xml:space="preserve">Due to the </w:t>
      </w:r>
      <w:r w:rsidR="00622BB6">
        <w:rPr>
          <w:lang w:val="en-AU"/>
        </w:rPr>
        <w:t>heterogeneous</w:t>
      </w:r>
      <w:r w:rsidR="009A4863">
        <w:rPr>
          <w:lang w:val="en-AU"/>
        </w:rPr>
        <w:t xml:space="preserve"> and </w:t>
      </w:r>
      <w:r w:rsidR="00622BB6">
        <w:rPr>
          <w:lang w:val="en-AU"/>
        </w:rPr>
        <w:t>complicated nature</w:t>
      </w:r>
      <w:r w:rsidR="009A4863">
        <w:rPr>
          <w:lang w:val="en-AU"/>
        </w:rPr>
        <w:t xml:space="preserve"> cancer</w:t>
      </w:r>
      <w:r w:rsidR="00622BB6">
        <w:rPr>
          <w:lang w:val="en-AU"/>
        </w:rPr>
        <w:t xml:space="preserve"> genomic data</w:t>
      </w:r>
      <w:r w:rsidR="009A4863">
        <w:rPr>
          <w:lang w:val="en-AU"/>
        </w:rPr>
        <w:t xml:space="preserve">, it is unlikely that the interpretation can be conducted in a </w:t>
      </w:r>
      <w:r w:rsidR="00570EBD">
        <w:rPr>
          <w:lang w:val="en-AU"/>
        </w:rPr>
        <w:t xml:space="preserve">large-scale </w:t>
      </w:r>
      <w:r w:rsidR="00875E62">
        <w:rPr>
          <w:lang w:val="en-AU"/>
        </w:rPr>
        <w:t>standardised</w:t>
      </w:r>
      <w:r w:rsidR="00570EBD">
        <w:rPr>
          <w:lang w:val="en-AU"/>
        </w:rPr>
        <w:t xml:space="preserve"> way</w:t>
      </w:r>
      <w:r w:rsidR="0032172D">
        <w:rPr>
          <w:lang w:val="en-AU"/>
        </w:rPr>
        <w:t xml:space="preserve"> </w:t>
      </w:r>
      <w:commentRangeStart w:id="77"/>
      <w:r w:rsidR="0032172D">
        <w:rPr>
          <w:lang w:val="en-AU"/>
        </w:rPr>
        <w:t xml:space="preserve">by utilising a few </w:t>
      </w:r>
      <w:r w:rsidR="004F60B5">
        <w:rPr>
          <w:lang w:val="en-AU"/>
        </w:rPr>
        <w:t>software</w:t>
      </w:r>
      <w:commentRangeEnd w:id="77"/>
      <w:r w:rsidR="003D3377">
        <w:rPr>
          <w:rStyle w:val="CommentReference"/>
          <w:rFonts w:ascii="Cambria" w:hAnsi="Cambria"/>
        </w:rPr>
        <w:commentReference w:id="77"/>
      </w:r>
      <w:r w:rsidR="00292EDD">
        <w:rPr>
          <w:lang w:val="en-AU"/>
        </w:rPr>
        <w:t xml:space="preserve"> (i.e., customised interpretation for each case is needed)</w:t>
      </w:r>
      <w:r w:rsidR="008241D0">
        <w:rPr>
          <w:lang w:val="en-AU"/>
        </w:rPr>
        <w:t>.</w:t>
      </w:r>
      <w:r w:rsidR="00196C66">
        <w:rPr>
          <w:lang w:val="en-AU"/>
        </w:rPr>
        <w:t xml:space="preserve"> </w:t>
      </w:r>
      <w:r w:rsidR="00CA1281">
        <w:rPr>
          <w:lang w:val="en-AU"/>
        </w:rPr>
        <w:t xml:space="preserve">As a result, </w:t>
      </w:r>
      <w:r w:rsidR="0097374F">
        <w:rPr>
          <w:lang w:val="en-AU"/>
        </w:rPr>
        <w:t>solid understanding of</w:t>
      </w:r>
      <w:r w:rsidR="008A16FD">
        <w:rPr>
          <w:lang w:val="en-AU"/>
        </w:rPr>
        <w:t xml:space="preserve"> cancer biology</w:t>
      </w:r>
      <w:r w:rsidR="0097374F">
        <w:rPr>
          <w:lang w:val="en-AU"/>
        </w:rPr>
        <w:t xml:space="preserve"> </w:t>
      </w:r>
      <w:r w:rsidR="00280B54">
        <w:rPr>
          <w:lang w:val="en-AU"/>
        </w:rPr>
        <w:t>will</w:t>
      </w:r>
      <w:r w:rsidR="00BD491B">
        <w:rPr>
          <w:lang w:val="en-AU"/>
        </w:rPr>
        <w:t xml:space="preserve"> become</w:t>
      </w:r>
      <w:r w:rsidR="008C62D0">
        <w:rPr>
          <w:lang w:val="en-AU"/>
        </w:rPr>
        <w:t xml:space="preserve"> increasing important</w:t>
      </w:r>
      <w:r w:rsidR="0097374F">
        <w:rPr>
          <w:lang w:val="en-AU"/>
        </w:rPr>
        <w:t xml:space="preserve"> for </w:t>
      </w:r>
      <w:commentRangeStart w:id="79"/>
      <w:proofErr w:type="spellStart"/>
      <w:r w:rsidR="0097374F">
        <w:rPr>
          <w:lang w:val="en-AU"/>
        </w:rPr>
        <w:t>bioinformaticians</w:t>
      </w:r>
      <w:proofErr w:type="spellEnd"/>
      <w:r w:rsidR="0097374F">
        <w:rPr>
          <w:lang w:val="en-AU"/>
        </w:rPr>
        <w:t xml:space="preserve"> </w:t>
      </w:r>
      <w:commentRangeEnd w:id="79"/>
      <w:r w:rsidR="003D3377">
        <w:rPr>
          <w:rStyle w:val="CommentReference"/>
          <w:rFonts w:ascii="Cambria" w:hAnsi="Cambria"/>
        </w:rPr>
        <w:commentReference w:id="79"/>
      </w:r>
      <w:r w:rsidR="00280B54">
        <w:rPr>
          <w:lang w:val="en-AU"/>
        </w:rPr>
        <w:t>devoted to</w:t>
      </w:r>
      <w:r w:rsidR="00E8288F">
        <w:rPr>
          <w:lang w:val="en-AU"/>
        </w:rPr>
        <w:t xml:space="preserve"> </w:t>
      </w:r>
      <w:r w:rsidR="00280B54">
        <w:rPr>
          <w:lang w:val="en-AU"/>
        </w:rPr>
        <w:t xml:space="preserve">this data </w:t>
      </w:r>
      <w:r w:rsidR="00E8288F" w:rsidRPr="00E8288F">
        <w:rPr>
          <w:lang w:val="en-AU"/>
        </w:rPr>
        <w:t>interpretation</w:t>
      </w:r>
      <w:r w:rsidR="00E8288F">
        <w:rPr>
          <w:lang w:val="en-AU"/>
        </w:rPr>
        <w:t xml:space="preserve"> challenge posed by the big </w:t>
      </w:r>
      <w:r w:rsidR="00843F0D">
        <w:rPr>
          <w:lang w:val="en-AU"/>
        </w:rPr>
        <w:t xml:space="preserve">cancer </w:t>
      </w:r>
      <w:r w:rsidR="00E8288F">
        <w:rPr>
          <w:lang w:val="en-AU"/>
        </w:rPr>
        <w:t>genomic data</w:t>
      </w:r>
      <w:r w:rsidR="008A16FD">
        <w:rPr>
          <w:lang w:val="en-AU"/>
        </w:rPr>
        <w:t>.</w:t>
      </w:r>
    </w:p>
    <w:p w14:paraId="3BAE0E2B" w14:textId="500CD23B" w:rsidR="009E5F6B" w:rsidRPr="00E80984" w:rsidRDefault="009E5F6B" w:rsidP="009E5F6B">
      <w:pPr>
        <w:rPr>
          <w:rFonts w:ascii="Times New Roman" w:hAnsi="Times New Roman"/>
          <w:lang w:val="en-AU" w:eastAsia="ja-JP"/>
        </w:rPr>
      </w:pPr>
      <w:bookmarkStart w:id="80" w:name="_Toc233262421"/>
      <w:bookmarkEnd w:id="34"/>
      <w:r w:rsidRPr="00E80984">
        <w:rPr>
          <w:lang w:val="en-AU" w:eastAsia="ja-JP"/>
        </w:rPr>
        <w:br w:type="page"/>
      </w:r>
    </w:p>
    <w:p w14:paraId="127C08D2" w14:textId="459299BB" w:rsidR="00D437A6" w:rsidRPr="00E80984" w:rsidRDefault="00D437A6" w:rsidP="006256E5">
      <w:pPr>
        <w:pStyle w:val="ManuscriptHeading1"/>
        <w:numPr>
          <w:ilvl w:val="0"/>
          <w:numId w:val="0"/>
        </w:numPr>
        <w:tabs>
          <w:tab w:val="left" w:pos="8100"/>
        </w:tabs>
        <w:ind w:left="360" w:hanging="360"/>
        <w:rPr>
          <w:lang w:val="en-AU"/>
        </w:rPr>
      </w:pPr>
      <w:bookmarkStart w:id="81" w:name="_Toc233262434"/>
      <w:bookmarkEnd w:id="80"/>
      <w:r w:rsidRPr="00E80984">
        <w:rPr>
          <w:lang w:val="en-AU"/>
        </w:rPr>
        <w:lastRenderedPageBreak/>
        <w:t>REFERENCE</w:t>
      </w:r>
      <w:bookmarkEnd w:id="81"/>
      <w:r w:rsidR="00C0021A" w:rsidRPr="00E80984">
        <w:rPr>
          <w:lang w:val="en-AU"/>
        </w:rPr>
        <w:t>S</w:t>
      </w:r>
    </w:p>
    <w:p w14:paraId="0CB39773" w14:textId="77777777" w:rsidR="00CA74E2" w:rsidRDefault="00D437A6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 w:rsidRPr="00E80984">
        <w:rPr>
          <w:lang w:val="en-AU"/>
        </w:rPr>
        <w:fldChar w:fldCharType="begin"/>
      </w:r>
      <w:r w:rsidRPr="00E80984">
        <w:rPr>
          <w:lang w:val="en-AU"/>
        </w:rPr>
        <w:instrText xml:space="preserve"> ADDIN PAPERS2_CITATIONS &lt;papers2_bibliography/&gt;</w:instrText>
      </w:r>
      <w:r w:rsidRPr="00E80984">
        <w:rPr>
          <w:lang w:val="en-AU"/>
        </w:rPr>
        <w:fldChar w:fldCharType="separate"/>
      </w:r>
      <w:r w:rsidR="00CA74E2">
        <w:rPr>
          <w:rFonts w:ascii="Times New Roman" w:hAnsi="Times New Roman"/>
          <w:lang w:eastAsia="zh-TW"/>
        </w:rPr>
        <w:t xml:space="preserve">1. Koboldt,D.C., Fulton,R.S., McLellan,M.D., Schmidt,H., Kalicki-Veizer,J., McMichael,J.F., Fulton,L.L., Dooling,D.J., Ding,L., Mardis,E.R., </w:t>
      </w:r>
      <w:r w:rsidR="00CA74E2">
        <w:rPr>
          <w:rFonts w:ascii="Times New Roman" w:hAnsi="Times New Roman"/>
          <w:i/>
          <w:iCs/>
          <w:lang w:eastAsia="zh-TW"/>
        </w:rPr>
        <w:t>et al.</w:t>
      </w:r>
      <w:r w:rsidR="00CA74E2">
        <w:rPr>
          <w:rFonts w:ascii="Times New Roman" w:hAnsi="Times New Roman"/>
          <w:lang w:eastAsia="zh-TW"/>
        </w:rPr>
        <w:t xml:space="preserve"> (2012) Comprehensive molecular portraits of human breast tumours. </w:t>
      </w:r>
      <w:r w:rsidR="00CA74E2">
        <w:rPr>
          <w:rFonts w:ascii="Times New Roman" w:hAnsi="Times New Roman"/>
          <w:i/>
          <w:iCs/>
          <w:lang w:eastAsia="zh-TW"/>
        </w:rPr>
        <w:t>Nature</w:t>
      </w:r>
      <w:r w:rsidR="00CA74E2">
        <w:rPr>
          <w:rFonts w:ascii="Times New Roman" w:hAnsi="Times New Roman"/>
          <w:lang w:eastAsia="zh-TW"/>
        </w:rPr>
        <w:t xml:space="preserve">, </w:t>
      </w:r>
      <w:r w:rsidR="00CA74E2">
        <w:rPr>
          <w:rFonts w:ascii="Times New Roman" w:hAnsi="Times New Roman"/>
          <w:b/>
          <w:bCs/>
          <w:lang w:eastAsia="zh-TW"/>
        </w:rPr>
        <w:t>490</w:t>
      </w:r>
      <w:r w:rsidR="00CA74E2">
        <w:rPr>
          <w:rFonts w:ascii="Times New Roman" w:hAnsi="Times New Roman"/>
          <w:lang w:eastAsia="zh-TW"/>
        </w:rPr>
        <w:t>, 61–70.</w:t>
      </w:r>
    </w:p>
    <w:p w14:paraId="60C5DB09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>2. AIHW (2012) Cancer in Australia: an overview 2012 (full report, 29 November 2012 edition) (AIHW).</w:t>
      </w:r>
    </w:p>
    <w:p w14:paraId="2170D45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3. Viale,G. (2012) The current state of breast cancer classification. </w:t>
      </w:r>
      <w:r>
        <w:rPr>
          <w:rFonts w:ascii="Times New Roman" w:hAnsi="Times New Roman"/>
          <w:i/>
          <w:iCs/>
          <w:lang w:eastAsia="zh-TW"/>
        </w:rPr>
        <w:t>Annals of Oncology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23</w:t>
      </w:r>
      <w:r>
        <w:rPr>
          <w:rFonts w:ascii="Times New Roman" w:hAnsi="Times New Roman"/>
          <w:lang w:eastAsia="zh-TW"/>
        </w:rPr>
        <w:t>, x207–x210.</w:t>
      </w:r>
    </w:p>
    <w:p w14:paraId="008DFE6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4. Claus,E.B., Schildkraut,J.M., Thompson,W.D. and Risch,N.J. (1996) The genetic attributable risk of breast and ovarian cancer. </w:t>
      </w:r>
      <w:r>
        <w:rPr>
          <w:rFonts w:ascii="Times New Roman" w:hAnsi="Times New Roman"/>
          <w:i/>
          <w:iCs/>
          <w:lang w:eastAsia="zh-TW"/>
        </w:rPr>
        <w:t>Cancer</w:t>
      </w:r>
      <w:r>
        <w:rPr>
          <w:rFonts w:ascii="Times New Roman" w:hAnsi="Times New Roman"/>
          <w:lang w:eastAsia="zh-TW"/>
        </w:rPr>
        <w:t>.</w:t>
      </w:r>
    </w:p>
    <w:p w14:paraId="6266244A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5. kConFab Investigators, Waddell,N., Arnold,J., Cocciardi,S., da Silva,L., Marsh,A., Riley,J., Johnstone,C.N., Orloff,M., Assie,G.,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(2009) Subtypes of familial breast tumours revealed by expression and copy number profiling. </w:t>
      </w:r>
      <w:r>
        <w:rPr>
          <w:rFonts w:ascii="Times New Roman" w:hAnsi="Times New Roman"/>
          <w:i/>
          <w:iCs/>
          <w:lang w:eastAsia="zh-TW"/>
        </w:rPr>
        <w:t>Breast Cancer Res Treat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123</w:t>
      </w:r>
      <w:r>
        <w:rPr>
          <w:rFonts w:ascii="Times New Roman" w:hAnsi="Times New Roman"/>
          <w:lang w:eastAsia="zh-TW"/>
        </w:rPr>
        <w:t>, 661–677.</w:t>
      </w:r>
    </w:p>
    <w:p w14:paraId="038B076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6. Shih,H.A., Couch,F.J., Nathanson,K.L., Blackwood,M.A., Rebbeck,T.R., Armstrong,K.A., Calzone,K., Stopfer,J., Seal,S., Stratton,M.R.,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(2002) BRCA1 and BRCA2 mutation frequency in women evaluated in a breast cancer risk evaluation clinic. </w:t>
      </w:r>
      <w:r>
        <w:rPr>
          <w:rFonts w:ascii="Times New Roman" w:hAnsi="Times New Roman"/>
          <w:i/>
          <w:iCs/>
          <w:lang w:eastAsia="zh-TW"/>
        </w:rPr>
        <w:t>J. Clin. Oncol.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20</w:t>
      </w:r>
      <w:r>
        <w:rPr>
          <w:rFonts w:ascii="Times New Roman" w:hAnsi="Times New Roman"/>
          <w:lang w:eastAsia="zh-TW"/>
        </w:rPr>
        <w:t>, 994–999.</w:t>
      </w:r>
    </w:p>
    <w:p w14:paraId="07A885B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7. Cancer Genome Atlas Network (2012) Comprehensive molecular portraits of human breast tumours.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490</w:t>
      </w:r>
      <w:r>
        <w:rPr>
          <w:rFonts w:ascii="Times New Roman" w:hAnsi="Times New Roman"/>
          <w:lang w:eastAsia="zh-TW"/>
        </w:rPr>
        <w:t>, 61–70.</w:t>
      </w:r>
    </w:p>
    <w:p w14:paraId="671D876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8. Curtis,C., Shah,S.P., Chin,S.-F., Turashvili,G., Rueda,O.M., Dunning,M.J., Speed,D., Lynch,A.G., Samarajiwa,S., Yuan,Y.,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(2012) The genomic and transcriptomic architecture of 2,000 breast tumours reveals novel subgroups.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>, 10.1038/nature10983.</w:t>
      </w:r>
    </w:p>
    <w:p w14:paraId="72E06BC8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9. Li,S.-X., Sjolund,A., Harris,L. and Sweasy,J.B. (2010) DNA repair and personalized breast cancer therapy. </w:t>
      </w:r>
      <w:r>
        <w:rPr>
          <w:rFonts w:ascii="Times New Roman" w:hAnsi="Times New Roman"/>
          <w:i/>
          <w:iCs/>
          <w:lang w:eastAsia="zh-TW"/>
        </w:rPr>
        <w:t>Environ. Mol. Mutagen.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51</w:t>
      </w:r>
      <w:r>
        <w:rPr>
          <w:rFonts w:ascii="Times New Roman" w:hAnsi="Times New Roman"/>
          <w:lang w:eastAsia="zh-TW"/>
        </w:rPr>
        <w:t>, 897–908.</w:t>
      </w:r>
    </w:p>
    <w:p w14:paraId="2693D10B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10. Davis,J.D. (2011) DNA damage and breast cancer. </w:t>
      </w:r>
      <w:r>
        <w:rPr>
          <w:rFonts w:ascii="Times New Roman" w:hAnsi="Times New Roman"/>
          <w:i/>
          <w:iCs/>
          <w:lang w:eastAsia="zh-TW"/>
        </w:rPr>
        <w:t>WJCO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</w:t>
      </w:r>
      <w:r>
        <w:rPr>
          <w:rFonts w:ascii="Times New Roman" w:hAnsi="Times New Roman"/>
          <w:lang w:eastAsia="zh-TW"/>
        </w:rPr>
        <w:t>, 329.</w:t>
      </w:r>
    </w:p>
    <w:p w14:paraId="0FC7505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11. Polyak,K. and Vogt,P.K. (2012) From the Cover: Progress in breast cancer research. </w:t>
      </w:r>
      <w:r>
        <w:rPr>
          <w:rFonts w:ascii="Times New Roman" w:hAnsi="Times New Roman"/>
          <w:i/>
          <w:iCs/>
          <w:lang w:eastAsia="zh-TW"/>
        </w:rPr>
        <w:t>Proceedings of the National Academy of Sciences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109</w:t>
      </w:r>
      <w:r>
        <w:rPr>
          <w:rFonts w:ascii="Times New Roman" w:hAnsi="Times New Roman"/>
          <w:lang w:eastAsia="zh-TW"/>
        </w:rPr>
        <w:t>, 2715–2717.</w:t>
      </w:r>
    </w:p>
    <w:p w14:paraId="6C62D08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12. Schnitt,S.J. (2010) Classification and prognosis of invasive breast cancer: from morphology to molecular taxonomy. </w:t>
      </w:r>
      <w:r>
        <w:rPr>
          <w:rFonts w:ascii="Times New Roman" w:hAnsi="Times New Roman"/>
          <w:i/>
          <w:iCs/>
          <w:lang w:eastAsia="zh-TW"/>
        </w:rPr>
        <w:t>Mod. Pathol.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23 Suppl 2</w:t>
      </w:r>
      <w:r>
        <w:rPr>
          <w:rFonts w:ascii="Times New Roman" w:hAnsi="Times New Roman"/>
          <w:lang w:eastAsia="zh-TW"/>
        </w:rPr>
        <w:t>, S60–4.</w:t>
      </w:r>
    </w:p>
    <w:p w14:paraId="25E7D072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13. Ravdin,P.M. and Chamness,G.C. (1995) The c-erbB-2 proto-oncogene as a prognostic and predictive marker in breast cancer: a paradigm for the development of other macromolecular markers--a review. </w:t>
      </w:r>
      <w:r>
        <w:rPr>
          <w:rFonts w:ascii="Times New Roman" w:hAnsi="Times New Roman"/>
          <w:i/>
          <w:iCs/>
          <w:lang w:eastAsia="zh-TW"/>
        </w:rPr>
        <w:t>Gene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159</w:t>
      </w:r>
      <w:r>
        <w:rPr>
          <w:rFonts w:ascii="Times New Roman" w:hAnsi="Times New Roman"/>
          <w:lang w:eastAsia="zh-TW"/>
        </w:rPr>
        <w:t>, 19–27.</w:t>
      </w:r>
    </w:p>
    <w:p w14:paraId="49347EC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14. Gelmon,K., Dent,R., Mackey,J.R., Laing,K., McLeod,D. and Verma,S. (2012) Targeting triple-negative breast cancer: optimising therapeutic outcomes. </w:t>
      </w:r>
      <w:r>
        <w:rPr>
          <w:rFonts w:ascii="Times New Roman" w:hAnsi="Times New Roman"/>
          <w:i/>
          <w:iCs/>
          <w:lang w:eastAsia="zh-TW"/>
        </w:rPr>
        <w:t>Annals of Oncology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23</w:t>
      </w:r>
      <w:r>
        <w:rPr>
          <w:rFonts w:ascii="Times New Roman" w:hAnsi="Times New Roman"/>
          <w:lang w:eastAsia="zh-TW"/>
        </w:rPr>
        <w:t>, 2223–2234.</w:t>
      </w:r>
    </w:p>
    <w:p w14:paraId="7DF1730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lastRenderedPageBreak/>
        <w:t xml:space="preserve">15. Arnedos,M., Bihan,C., Delaloge,S. and Andre,F. (2012) Triple-negative breast cancer: are we making headway at least? </w:t>
      </w:r>
      <w:r>
        <w:rPr>
          <w:rFonts w:ascii="Times New Roman" w:hAnsi="Times New Roman"/>
          <w:i/>
          <w:iCs/>
          <w:lang w:eastAsia="zh-TW"/>
        </w:rPr>
        <w:t>Ther Adv Med Oncol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</w:t>
      </w:r>
      <w:r>
        <w:rPr>
          <w:rFonts w:ascii="Times New Roman" w:hAnsi="Times New Roman"/>
          <w:lang w:eastAsia="zh-TW"/>
        </w:rPr>
        <w:t>, 195–210.</w:t>
      </w:r>
    </w:p>
    <w:p w14:paraId="32D7F89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16. Elias,A.D. (2010) Triple-Negative Breast Cancer. </w:t>
      </w:r>
      <w:r>
        <w:rPr>
          <w:rFonts w:ascii="Times New Roman" w:hAnsi="Times New Roman"/>
          <w:i/>
          <w:iCs/>
          <w:lang w:eastAsia="zh-TW"/>
        </w:rPr>
        <w:t>American Journal of Clinical Oncology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33</w:t>
      </w:r>
      <w:r>
        <w:rPr>
          <w:rFonts w:ascii="Times New Roman" w:hAnsi="Times New Roman"/>
          <w:lang w:eastAsia="zh-TW"/>
        </w:rPr>
        <w:t>, 637–645.</w:t>
      </w:r>
    </w:p>
    <w:p w14:paraId="22679EBB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17. Perou,C.M., Sørlie,T., Eisen,M.B., van de Rijn,M., Jeffrey,S.S., Rees,C.A., Pollack,J.R., Ross,D.T., Johnsen,H., Akslen,L.A.,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(2000) Molecular portraits of human breast tumours.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406</w:t>
      </w:r>
      <w:r>
        <w:rPr>
          <w:rFonts w:ascii="Times New Roman" w:hAnsi="Times New Roman"/>
          <w:lang w:eastAsia="zh-TW"/>
        </w:rPr>
        <w:t>, 747–752.</w:t>
      </w:r>
    </w:p>
    <w:p w14:paraId="7C412D6B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18. Gruvberger,S., Ringnér,M., Chen,Y., Panavally,S., Saal,L.H., Borg A, Fernö,M., Peterson,C. and Meltzer,P.S. (2001) Estrogen receptor status in breast cancer is associated with remarkably distinct gene expression patterns. </w:t>
      </w:r>
      <w:r>
        <w:rPr>
          <w:rFonts w:ascii="Times New Roman" w:hAnsi="Times New Roman"/>
          <w:i/>
          <w:iCs/>
          <w:lang w:eastAsia="zh-TW"/>
        </w:rPr>
        <w:t>Cancer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61</w:t>
      </w:r>
      <w:r>
        <w:rPr>
          <w:rFonts w:ascii="Times New Roman" w:hAnsi="Times New Roman"/>
          <w:lang w:eastAsia="zh-TW"/>
        </w:rPr>
        <w:t>, 5979–5984.</w:t>
      </w:r>
    </w:p>
    <w:p w14:paraId="6B7858A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19. West,M., Blanchette,C., Dressman,H., Huang,E., Ishida,S., Spang,R., Zuzan,H., Olson,J.A., Marks,J.R. and Nevins,J.R. (2001) Predicting the clinical status of human breast cancer by using gene expression profiles. </w:t>
      </w:r>
      <w:r>
        <w:rPr>
          <w:rFonts w:ascii="Times New Roman" w:hAnsi="Times New Roman"/>
          <w:i/>
          <w:iCs/>
          <w:lang w:eastAsia="zh-TW"/>
        </w:rPr>
        <w:t>Proc. Natl. Acad. Sci. U.S.A.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98</w:t>
      </w:r>
      <w:r>
        <w:rPr>
          <w:rFonts w:ascii="Times New Roman" w:hAnsi="Times New Roman"/>
          <w:lang w:eastAsia="zh-TW"/>
        </w:rPr>
        <w:t>, 11462–11467.</w:t>
      </w:r>
    </w:p>
    <w:p w14:paraId="02ED14F3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20. Sørlie,T., Perou,C.M., Tibshirani,R., Aas,T., Geisler,S., Johnsen,H., Hastie,T., Eisen,M.B., van de Rijn,M., Jeffrey,S.S.,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(2001) Gene expression patterns of breast carcinomas distinguish tumor subclasses with clinical implications. </w:t>
      </w:r>
      <w:r>
        <w:rPr>
          <w:rFonts w:ascii="Times New Roman" w:hAnsi="Times New Roman"/>
          <w:i/>
          <w:iCs/>
          <w:lang w:eastAsia="zh-TW"/>
        </w:rPr>
        <w:t>Proc. Natl. Acad. Sci. U.S.A.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98</w:t>
      </w:r>
      <w:r>
        <w:rPr>
          <w:rFonts w:ascii="Times New Roman" w:hAnsi="Times New Roman"/>
          <w:lang w:eastAsia="zh-TW"/>
        </w:rPr>
        <w:t>, 10869–10874.</w:t>
      </w:r>
    </w:p>
    <w:p w14:paraId="5C495683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21. van 't Veer,L.J., Dai,H., van de Vijver,M.J., He,Y.D., Hart,A.A.M., Mao,M., Peterse,H.L., van der Kooy,K., Marton,M.J., Witteveen,A.T.,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(2002) Gene expression profiling predicts clinical outcome of breast cancer.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415</w:t>
      </w:r>
      <w:r>
        <w:rPr>
          <w:rFonts w:ascii="Times New Roman" w:hAnsi="Times New Roman"/>
          <w:lang w:eastAsia="zh-TW"/>
        </w:rPr>
        <w:t>, 530–536.</w:t>
      </w:r>
    </w:p>
    <w:p w14:paraId="0488CE3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22. Eroles,P., Bosch,A., Pérez-Fidalgo,J.A. and Lluch,A. (2012) Molecular biology in breast cancer: Intrinsic subtypes and signaling pathways. </w:t>
      </w:r>
      <w:r>
        <w:rPr>
          <w:rFonts w:ascii="Times New Roman" w:hAnsi="Times New Roman"/>
          <w:i/>
          <w:iCs/>
          <w:lang w:eastAsia="zh-TW"/>
        </w:rPr>
        <w:t>Cancer Treatment Reviews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38</w:t>
      </w:r>
      <w:r>
        <w:rPr>
          <w:rFonts w:ascii="Times New Roman" w:hAnsi="Times New Roman"/>
          <w:lang w:eastAsia="zh-TW"/>
        </w:rPr>
        <w:t>, 698–707.</w:t>
      </w:r>
    </w:p>
    <w:p w14:paraId="0F5AD5D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23. Gatza,M.L., Lucas,J.E., Barry,W.T., Kim,J.W., Wang,Q., Crawford,M.D., Datto,M.B., Kelley,M., Mathey-Prevot,B., Potti,A.,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(2010) A pathway-based classification of human breast cancer. </w:t>
      </w:r>
      <w:r>
        <w:rPr>
          <w:rFonts w:ascii="Times New Roman" w:hAnsi="Times New Roman"/>
          <w:i/>
          <w:iCs/>
          <w:lang w:eastAsia="zh-TW"/>
        </w:rPr>
        <w:t>Proceedings of the National Academy of Sciences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107</w:t>
      </w:r>
      <w:r>
        <w:rPr>
          <w:rFonts w:ascii="Times New Roman" w:hAnsi="Times New Roman"/>
          <w:lang w:eastAsia="zh-TW"/>
        </w:rPr>
        <w:t>, 6994–6999.</w:t>
      </w:r>
    </w:p>
    <w:p w14:paraId="2AC9664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24. Dawson,S.-J., Rueda,O.M., Aparicio,S. and Caldas,C. (2013) A new genome-driven integrated classification of breast cancer and its implications. </w:t>
      </w:r>
      <w:r>
        <w:rPr>
          <w:rFonts w:ascii="Times New Roman" w:hAnsi="Times New Roman"/>
          <w:i/>
          <w:iCs/>
          <w:lang w:eastAsia="zh-TW"/>
        </w:rPr>
        <w:t>EMBO J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32</w:t>
      </w:r>
      <w:r>
        <w:rPr>
          <w:rFonts w:ascii="Times New Roman" w:hAnsi="Times New Roman"/>
          <w:lang w:eastAsia="zh-TW"/>
        </w:rPr>
        <w:t>, 617–628.</w:t>
      </w:r>
    </w:p>
    <w:p w14:paraId="0B648F5A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25. Lehmann,B.D., Bauer,J.A., Chen,X., Sanders,M.E., Chakravarthy,A.B., Shyr,Y. and Pietenpol,J.A. (2011) Identification of human triple-negative breast cancer subtypes and preclinical models for selection of targeted therapies. </w:t>
      </w:r>
      <w:r>
        <w:rPr>
          <w:rFonts w:ascii="Times New Roman" w:hAnsi="Times New Roman"/>
          <w:i/>
          <w:iCs/>
          <w:lang w:eastAsia="zh-TW"/>
        </w:rPr>
        <w:t>J. Clin. Invest.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121</w:t>
      </w:r>
      <w:r>
        <w:rPr>
          <w:rFonts w:ascii="Times New Roman" w:hAnsi="Times New Roman"/>
          <w:lang w:eastAsia="zh-TW"/>
        </w:rPr>
        <w:t>, 2750–2767.</w:t>
      </w:r>
    </w:p>
    <w:p w14:paraId="2BDC2AF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26. Ciriello,G., Sinha,R., Hoadley,K.A., Jacobsen,A.S., Reva,B., Perou,C.M., Sander,C. and Schultz,N. (2013) The molecular diversity of Luminal A breast tumors. </w:t>
      </w:r>
      <w:r>
        <w:rPr>
          <w:rFonts w:ascii="Times New Roman" w:hAnsi="Times New Roman"/>
          <w:i/>
          <w:iCs/>
          <w:lang w:eastAsia="zh-TW"/>
        </w:rPr>
        <w:t>Breast Cancer Res Treat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141</w:t>
      </w:r>
      <w:r>
        <w:rPr>
          <w:rFonts w:ascii="Times New Roman" w:hAnsi="Times New Roman"/>
          <w:lang w:eastAsia="zh-TW"/>
        </w:rPr>
        <w:t>, 409–420.</w:t>
      </w:r>
    </w:p>
    <w:p w14:paraId="3869133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lastRenderedPageBreak/>
        <w:t xml:space="preserve">27. Mavaddat,N., Antoniou,A.C., Easton,D.F. and García-Closas,M. (2010) Genetic susceptibility to breast cancer. </w:t>
      </w:r>
      <w:r>
        <w:rPr>
          <w:rFonts w:ascii="Times New Roman" w:hAnsi="Times New Roman"/>
          <w:i/>
          <w:iCs/>
          <w:lang w:eastAsia="zh-TW"/>
        </w:rPr>
        <w:t>Molecular Oncology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</w:t>
      </w:r>
      <w:r>
        <w:rPr>
          <w:rFonts w:ascii="Times New Roman" w:hAnsi="Times New Roman"/>
          <w:lang w:eastAsia="zh-TW"/>
        </w:rPr>
        <w:t>, 174–191.</w:t>
      </w:r>
    </w:p>
    <w:p w14:paraId="3212AB0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28. Cerbinskaite,A., Mukhopadhyay,A., Plummer,E.R., Curtin,N.J. and Edmondson,R.J. (2012) Defective homologous recombination in human cancers. </w:t>
      </w:r>
      <w:r>
        <w:rPr>
          <w:rFonts w:ascii="Times New Roman" w:hAnsi="Times New Roman"/>
          <w:i/>
          <w:iCs/>
          <w:lang w:eastAsia="zh-TW"/>
        </w:rPr>
        <w:t>Cancer Treatment Reviews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38</w:t>
      </w:r>
      <w:r>
        <w:rPr>
          <w:rFonts w:ascii="Times New Roman" w:hAnsi="Times New Roman"/>
          <w:lang w:eastAsia="zh-TW"/>
        </w:rPr>
        <w:t>, 89–100.</w:t>
      </w:r>
    </w:p>
    <w:p w14:paraId="1138E08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29. Moynahan,M.E. and Jasin,M. (2010) Mitotic homologous recombination maintains genomic stability and suppresses tumorigenesis. </w:t>
      </w:r>
      <w:r>
        <w:rPr>
          <w:rFonts w:ascii="Times New Roman" w:hAnsi="Times New Roman"/>
          <w:i/>
          <w:iCs/>
          <w:lang w:eastAsia="zh-TW"/>
        </w:rPr>
        <w:t>Nature Publishing Group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11</w:t>
      </w:r>
      <w:r>
        <w:rPr>
          <w:rFonts w:ascii="Times New Roman" w:hAnsi="Times New Roman"/>
          <w:lang w:eastAsia="zh-TW"/>
        </w:rPr>
        <w:t>, 196–207.</w:t>
      </w:r>
    </w:p>
    <w:p w14:paraId="4E0B37F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30. Curtin,N.J. (2012) DNA repair dysregulation from cancer driver to therapeutic target. </w:t>
      </w:r>
      <w:r>
        <w:rPr>
          <w:rFonts w:ascii="Times New Roman" w:hAnsi="Times New Roman"/>
          <w:i/>
          <w:iCs/>
          <w:lang w:eastAsia="zh-TW"/>
        </w:rPr>
        <w:t>Nat Rev Cancer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12</w:t>
      </w:r>
      <w:r>
        <w:rPr>
          <w:rFonts w:ascii="Times New Roman" w:hAnsi="Times New Roman"/>
          <w:lang w:eastAsia="zh-TW"/>
        </w:rPr>
        <w:t>, 801–817.</w:t>
      </w:r>
    </w:p>
    <w:p w14:paraId="1F700303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31. Liu,C., Srihari,S., Lal,S., Gautier,B., Simpson,P.T., Khanna,K.K., Ragan,M.A. and Lê Cao,K.-A. (2015) Personalised pathway analysis reveals association between DNA repair pathway dysregulation and chromosomal instability in sporadic breast cancer. </w:t>
      </w:r>
      <w:r>
        <w:rPr>
          <w:rFonts w:ascii="Times New Roman" w:hAnsi="Times New Roman"/>
          <w:i/>
          <w:iCs/>
          <w:lang w:eastAsia="zh-TW"/>
        </w:rPr>
        <w:t>Molecular Oncology</w:t>
      </w:r>
      <w:r>
        <w:rPr>
          <w:rFonts w:ascii="Times New Roman" w:hAnsi="Times New Roman"/>
          <w:lang w:eastAsia="zh-TW"/>
        </w:rPr>
        <w:t>, 10.1016/j.molonc.2015.09.007.</w:t>
      </w:r>
    </w:p>
    <w:p w14:paraId="2730479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32. Bunting,S.F. and Nussenzweig,A. (2013) End-joining, translocations and cancer. </w:t>
      </w:r>
      <w:r>
        <w:rPr>
          <w:rFonts w:ascii="Times New Roman" w:hAnsi="Times New Roman"/>
          <w:i/>
          <w:iCs/>
          <w:lang w:eastAsia="zh-TW"/>
        </w:rPr>
        <w:t>Nat Rev Cancer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13</w:t>
      </w:r>
      <w:r>
        <w:rPr>
          <w:rFonts w:ascii="Times New Roman" w:hAnsi="Times New Roman"/>
          <w:lang w:eastAsia="zh-TW"/>
        </w:rPr>
        <w:t>, 443–454.</w:t>
      </w:r>
    </w:p>
    <w:p w14:paraId="0237E406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33. Leibeling,D., Laspe,P. and Emmert,S. (2006) Nucleotide excision repair and cancer. </w:t>
      </w:r>
      <w:r>
        <w:rPr>
          <w:rFonts w:ascii="Times New Roman" w:hAnsi="Times New Roman"/>
          <w:i/>
          <w:iCs/>
          <w:lang w:eastAsia="zh-TW"/>
        </w:rPr>
        <w:t>J. Mol. Histol.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37</w:t>
      </w:r>
      <w:r>
        <w:rPr>
          <w:rFonts w:ascii="Times New Roman" w:hAnsi="Times New Roman"/>
          <w:lang w:eastAsia="zh-TW"/>
        </w:rPr>
        <w:t>, 225–238.</w:t>
      </w:r>
    </w:p>
    <w:p w14:paraId="35335E12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34. Sertic,S., Pizzi,S., Lazzaro,F., Plevani,P. and Muzi-Falconi,M. (2012) NER and DDR: Classical music with new instruments. </w:t>
      </w:r>
      <w:r>
        <w:rPr>
          <w:rFonts w:ascii="Times New Roman" w:hAnsi="Times New Roman"/>
          <w:i/>
          <w:iCs/>
          <w:lang w:eastAsia="zh-TW"/>
        </w:rPr>
        <w:t>Cell Cycle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11</w:t>
      </w:r>
      <w:r>
        <w:rPr>
          <w:rFonts w:ascii="Times New Roman" w:hAnsi="Times New Roman"/>
          <w:lang w:eastAsia="zh-TW"/>
        </w:rPr>
        <w:t>, 668–674.</w:t>
      </w:r>
    </w:p>
    <w:p w14:paraId="0EACB29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35. Farrington,S.M., Tenesa,A., Barnetson,R., Wiltshire,A., Prendergast,J., Porteous,M., Campbell,H. and Dunlop,M.G. (2005) Germline susceptibility to colorectal cancer due to base-excision repair gene defects. </w:t>
      </w:r>
      <w:r>
        <w:rPr>
          <w:rFonts w:ascii="Times New Roman" w:hAnsi="Times New Roman"/>
          <w:i/>
          <w:iCs/>
          <w:lang w:eastAsia="zh-TW"/>
        </w:rPr>
        <w:t>Am. J. Hum. Genet.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77</w:t>
      </w:r>
      <w:r>
        <w:rPr>
          <w:rFonts w:ascii="Times New Roman" w:hAnsi="Times New Roman"/>
          <w:lang w:eastAsia="zh-TW"/>
        </w:rPr>
        <w:t>, 112–119.</w:t>
      </w:r>
    </w:p>
    <w:p w14:paraId="124CBB8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36. Dianov,G.L. (2011) Base excision repair targets for cancer therapy. </w:t>
      </w:r>
      <w:r>
        <w:rPr>
          <w:rFonts w:ascii="Times New Roman" w:hAnsi="Times New Roman"/>
          <w:i/>
          <w:iCs/>
          <w:lang w:eastAsia="zh-TW"/>
        </w:rPr>
        <w:t>Am J Cancer Res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</w:t>
      </w:r>
      <w:r>
        <w:rPr>
          <w:rFonts w:ascii="Times New Roman" w:hAnsi="Times New Roman"/>
          <w:lang w:eastAsia="zh-TW"/>
        </w:rPr>
        <w:t>, 845–851.</w:t>
      </w:r>
    </w:p>
    <w:p w14:paraId="24C2EE0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37. Fu,D., Calvo,J.A. and Samson,L.D. (2012) Balancing repair and tolerance of DNA damage caused by alkylating agents. </w:t>
      </w:r>
      <w:r>
        <w:rPr>
          <w:rFonts w:ascii="Times New Roman" w:hAnsi="Times New Roman"/>
          <w:i/>
          <w:iCs/>
          <w:lang w:eastAsia="zh-TW"/>
        </w:rPr>
        <w:t>Nat Rev Cancer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12</w:t>
      </w:r>
      <w:r>
        <w:rPr>
          <w:rFonts w:ascii="Times New Roman" w:hAnsi="Times New Roman"/>
          <w:lang w:eastAsia="zh-TW"/>
        </w:rPr>
        <w:t>, 104–120.</w:t>
      </w:r>
    </w:p>
    <w:p w14:paraId="65316C89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38. las Alas,de,M.M., Aebi,S., Fink,D., Howell,S.B. and Los,G. (1997) Loss of DNA mismatch repair: effects on the rate of mutation to drug resistance. </w:t>
      </w:r>
      <w:r>
        <w:rPr>
          <w:rFonts w:ascii="Times New Roman" w:hAnsi="Times New Roman"/>
          <w:i/>
          <w:iCs/>
          <w:lang w:eastAsia="zh-TW"/>
        </w:rPr>
        <w:t>J. Natl. Cancer Inst.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89</w:t>
      </w:r>
      <w:r>
        <w:rPr>
          <w:rFonts w:ascii="Times New Roman" w:hAnsi="Times New Roman"/>
          <w:lang w:eastAsia="zh-TW"/>
        </w:rPr>
        <w:t>, 1537–1541.</w:t>
      </w:r>
    </w:p>
    <w:p w14:paraId="341DAB3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39. Peltomäki,P. (2001) Deficient DNA mismatch repair: a common etiologic factor for colon cancer. </w:t>
      </w:r>
      <w:r>
        <w:rPr>
          <w:rFonts w:ascii="Times New Roman" w:hAnsi="Times New Roman"/>
          <w:i/>
          <w:iCs/>
          <w:lang w:eastAsia="zh-TW"/>
        </w:rPr>
        <w:t>Human Molecular Genetics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</w:t>
      </w:r>
      <w:r>
        <w:rPr>
          <w:rFonts w:ascii="Times New Roman" w:hAnsi="Times New Roman"/>
          <w:lang w:eastAsia="zh-TW"/>
        </w:rPr>
        <w:t>, 735–740.</w:t>
      </w:r>
    </w:p>
    <w:p w14:paraId="713F63C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40. Martin,L.M., Marples,B., Coffey,M., Lawler,M., Lynch,T.H., Hollywood,D. and Marignol,L. (2010) DNA mismatch repair and the DNA damage response to ionizing radiation: making sense of apparently conflicting data. </w:t>
      </w:r>
      <w:r>
        <w:rPr>
          <w:rFonts w:ascii="Times New Roman" w:hAnsi="Times New Roman"/>
          <w:i/>
          <w:iCs/>
          <w:lang w:eastAsia="zh-TW"/>
        </w:rPr>
        <w:t>Cancer Treatment Reviews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36</w:t>
      </w:r>
      <w:r>
        <w:rPr>
          <w:rFonts w:ascii="Times New Roman" w:hAnsi="Times New Roman"/>
          <w:lang w:eastAsia="zh-TW"/>
        </w:rPr>
        <w:t>, 518–527.</w:t>
      </w:r>
    </w:p>
    <w:p w14:paraId="27E4C076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41. Rivera,E. (2010) Implications of anthracycline-resistant and taxane-resistant </w:t>
      </w:r>
      <w:r>
        <w:rPr>
          <w:rFonts w:ascii="Times New Roman" w:hAnsi="Times New Roman"/>
          <w:lang w:eastAsia="zh-TW"/>
        </w:rPr>
        <w:lastRenderedPageBreak/>
        <w:t xml:space="preserve">metastatic breast cancer and new therapeutic options. </w:t>
      </w:r>
      <w:r>
        <w:rPr>
          <w:rFonts w:ascii="Times New Roman" w:hAnsi="Times New Roman"/>
          <w:i/>
          <w:iCs/>
          <w:lang w:eastAsia="zh-TW"/>
        </w:rPr>
        <w:t>Breast J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16</w:t>
      </w:r>
      <w:r>
        <w:rPr>
          <w:rFonts w:ascii="Times New Roman" w:hAnsi="Times New Roman"/>
          <w:lang w:eastAsia="zh-TW"/>
        </w:rPr>
        <w:t>, 252–263.</w:t>
      </w:r>
    </w:p>
    <w:p w14:paraId="0DB834A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42. Matta,J., Echenique,M., Negron,E., Morales,L., Vargas,W., Gaetan,F.S., Lizardi,E.R., Torres,A., Rosado,J.O., Bolaños,G.,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(2012) The association of DNA Repair with breast cancer risk in women. A comparative observational study. </w:t>
      </w:r>
      <w:r>
        <w:rPr>
          <w:rFonts w:ascii="Times New Roman" w:hAnsi="Times New Roman"/>
          <w:i/>
          <w:iCs/>
          <w:lang w:eastAsia="zh-TW"/>
        </w:rPr>
        <w:t>BMC Cancer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12</w:t>
      </w:r>
      <w:r>
        <w:rPr>
          <w:rFonts w:ascii="Times New Roman" w:hAnsi="Times New Roman"/>
          <w:lang w:eastAsia="zh-TW"/>
        </w:rPr>
        <w:t>, 490.</w:t>
      </w:r>
    </w:p>
    <w:p w14:paraId="6EC7BC1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43. Byrski,T., Huzarski,T., Dent,R., Gronwald,J., Zuziak,D., Cybulski,C., Kladny,J., Gorski,B., Lubinski,J. and Narod,S.A. (2009) Response to neoadjuvant therapy with cisplatin in BRCA1-positive breast cancer patients. </w:t>
      </w:r>
      <w:r>
        <w:rPr>
          <w:rFonts w:ascii="Times New Roman" w:hAnsi="Times New Roman"/>
          <w:i/>
          <w:iCs/>
          <w:lang w:eastAsia="zh-TW"/>
        </w:rPr>
        <w:t>Breast Cancer Res Treat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115</w:t>
      </w:r>
      <w:r>
        <w:rPr>
          <w:rFonts w:ascii="Times New Roman" w:hAnsi="Times New Roman"/>
          <w:lang w:eastAsia="zh-TW"/>
        </w:rPr>
        <w:t>, 359–363.</w:t>
      </w:r>
    </w:p>
    <w:p w14:paraId="7F876949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44. Gennari,A., Sormani,M.P., Pronzato,P., Puntoni,M., Colozza,M., Pfeffer,U. and Bruzzi,P. (2008) HER2 status and efficacy of adjuvant anthracyclines in early breast cancer: a pooled analysis of randomized trials. </w:t>
      </w:r>
      <w:r>
        <w:rPr>
          <w:rFonts w:ascii="Times New Roman" w:hAnsi="Times New Roman"/>
          <w:i/>
          <w:iCs/>
          <w:lang w:eastAsia="zh-TW"/>
        </w:rPr>
        <w:t>J. Natl. Cancer Inst.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100</w:t>
      </w:r>
      <w:r>
        <w:rPr>
          <w:rFonts w:ascii="Times New Roman" w:hAnsi="Times New Roman"/>
          <w:lang w:eastAsia="zh-TW"/>
        </w:rPr>
        <w:t>, 14–20.</w:t>
      </w:r>
    </w:p>
    <w:p w14:paraId="08DF18D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45. Hayes,D.F., Thor,A.D., Dressler,L.G., Weaver,D., Edgerton,S., Cowan,D., Broadwater,G., Goldstein,L.J., Martino,S., Ingle,J.N.,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(2007) HER2 and response to paclitaxel in node-positive breast cancer. </w:t>
      </w:r>
      <w:r>
        <w:rPr>
          <w:rFonts w:ascii="Times New Roman" w:hAnsi="Times New Roman"/>
          <w:i/>
          <w:iCs/>
          <w:lang w:eastAsia="zh-TW"/>
        </w:rPr>
        <w:t>N. Engl. J. Med.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357</w:t>
      </w:r>
      <w:r>
        <w:rPr>
          <w:rFonts w:ascii="Times New Roman" w:hAnsi="Times New Roman"/>
          <w:lang w:eastAsia="zh-TW"/>
        </w:rPr>
        <w:t>, 1496–1506.</w:t>
      </w:r>
    </w:p>
    <w:p w14:paraId="71C9E68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46. Huang,F. and Mazin,A.V. (2014) A small molecule inhibitor of human RAD51 potentiates breast cancer cell killing by therapeutic agents in mouse xenografts. </w:t>
      </w:r>
      <w:r>
        <w:rPr>
          <w:rFonts w:ascii="Times New Roman" w:hAnsi="Times New Roman"/>
          <w:i/>
          <w:iCs/>
          <w:lang w:eastAsia="zh-TW"/>
        </w:rPr>
        <w:t>PLoS ONE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9</w:t>
      </w:r>
      <w:r>
        <w:rPr>
          <w:rFonts w:ascii="Times New Roman" w:hAnsi="Times New Roman"/>
          <w:lang w:eastAsia="zh-TW"/>
        </w:rPr>
        <w:t>, e100993.</w:t>
      </w:r>
    </w:p>
    <w:p w14:paraId="699D6F6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47. Shaheen,M., Allen,C., Nickoloff,J.A. and Hromas,R. (2011) Synthetic lethality: exploiting the addiction of cancer to DNA repair. </w:t>
      </w:r>
      <w:r>
        <w:rPr>
          <w:rFonts w:ascii="Times New Roman" w:hAnsi="Times New Roman"/>
          <w:i/>
          <w:iCs/>
          <w:lang w:eastAsia="zh-TW"/>
        </w:rPr>
        <w:t>Blood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117</w:t>
      </w:r>
      <w:r>
        <w:rPr>
          <w:rFonts w:ascii="Times New Roman" w:hAnsi="Times New Roman"/>
          <w:lang w:eastAsia="zh-TW"/>
        </w:rPr>
        <w:t>, 6074–6082.</w:t>
      </w:r>
    </w:p>
    <w:p w14:paraId="57C7C29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48. Helleday,T. (2011) The underlying mechanism for the PARP and BRCA synthetic lethality: Clearing up the misunderstandings. </w:t>
      </w:r>
      <w:r>
        <w:rPr>
          <w:rFonts w:ascii="Times New Roman" w:hAnsi="Times New Roman"/>
          <w:i/>
          <w:iCs/>
          <w:lang w:eastAsia="zh-TW"/>
        </w:rPr>
        <w:t>Molecular Oncology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</w:t>
      </w:r>
      <w:r>
        <w:rPr>
          <w:rFonts w:ascii="Times New Roman" w:hAnsi="Times New Roman"/>
          <w:lang w:eastAsia="zh-TW"/>
        </w:rPr>
        <w:t>, 387–393.</w:t>
      </w:r>
    </w:p>
    <w:p w14:paraId="25821F6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49. Liu,C., Srihari,S., Lê Cao,K.-A., Chenevix-Trench,G., Simpson,P.T., Ragan,M.A. and Khanna,K.K. (2014) A fine-scale dissection of the DNA double-strand break repair machinery and its implications for breast cancer therapy.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42</w:t>
      </w:r>
      <w:r>
        <w:rPr>
          <w:rFonts w:ascii="Times New Roman" w:hAnsi="Times New Roman"/>
          <w:lang w:eastAsia="zh-TW"/>
        </w:rPr>
        <w:t>, 6106–6127.</w:t>
      </w:r>
    </w:p>
    <w:p w14:paraId="0BFCBEB8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50. Farmer,H., McCabe,N., Lord,C.J., Tutt,A.N.J., Johnson,D.A., Richardson,T.B., Santarosa,M., Dillon,K.J., Hickson,I., Knights,C.,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(2005) Targeting the DNA repair defect in BRCA mutant cells as a therapeutic strategy.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434</w:t>
      </w:r>
      <w:r>
        <w:rPr>
          <w:rFonts w:ascii="Times New Roman" w:hAnsi="Times New Roman"/>
          <w:lang w:eastAsia="zh-TW"/>
        </w:rPr>
        <w:t>, 917–921.</w:t>
      </w:r>
    </w:p>
    <w:p w14:paraId="7A2D40B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51. Bryant,H.E., Schultz,N., Thomas,H.D., Parker,K.M., Flower,D., Lopez,E., Kyle,S., Meuth,M., Curtin,N.J. and Helleday,T. (2005) Specific killing of BRCA2-deficient tumours with inhibitors of poly(ADP-ribose) polymerase.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434</w:t>
      </w:r>
      <w:r>
        <w:rPr>
          <w:rFonts w:ascii="Times New Roman" w:hAnsi="Times New Roman"/>
          <w:lang w:eastAsia="zh-TW"/>
        </w:rPr>
        <w:t>, 913–917.</w:t>
      </w:r>
    </w:p>
    <w:p w14:paraId="35182B82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52. Rouleau,M., Patel,A., Hendzel,M.J., Kaufmann,S.H. and Poirier,G.G. (2010) PARP inhibition: PARP1 and beyond. </w:t>
      </w:r>
      <w:r>
        <w:rPr>
          <w:rFonts w:ascii="Times New Roman" w:hAnsi="Times New Roman"/>
          <w:i/>
          <w:iCs/>
          <w:lang w:eastAsia="zh-TW"/>
        </w:rPr>
        <w:t>Nat Rev Cancer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</w:t>
      </w:r>
      <w:r>
        <w:rPr>
          <w:rFonts w:ascii="Times New Roman" w:hAnsi="Times New Roman"/>
          <w:lang w:eastAsia="zh-TW"/>
        </w:rPr>
        <w:t>, 293–301.</w:t>
      </w:r>
    </w:p>
    <w:p w14:paraId="7B49E64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53. Emmert-Streib,F. and Glazko,G.V. (2011) Pathway Analysis of Expression Data: Deciphering Functional Building Blocks of Complex Diseases. </w:t>
      </w:r>
      <w:r>
        <w:rPr>
          <w:rFonts w:ascii="Times New Roman" w:hAnsi="Times New Roman"/>
          <w:i/>
          <w:iCs/>
          <w:lang w:eastAsia="zh-TW"/>
        </w:rPr>
        <w:t xml:space="preserve">PLoS Comput </w:t>
      </w:r>
      <w:r>
        <w:rPr>
          <w:rFonts w:ascii="Times New Roman" w:hAnsi="Times New Roman"/>
          <w:i/>
          <w:iCs/>
          <w:lang w:eastAsia="zh-TW"/>
        </w:rPr>
        <w:lastRenderedPageBreak/>
        <w:t>Biol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7</w:t>
      </w:r>
      <w:r>
        <w:rPr>
          <w:rFonts w:ascii="Times New Roman" w:hAnsi="Times New Roman"/>
          <w:lang w:eastAsia="zh-TW"/>
        </w:rPr>
        <w:t>, e1002053.</w:t>
      </w:r>
    </w:p>
    <w:p w14:paraId="5D1419A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54. Varadan,V., Mittal,P., Vaske,C. and Benz,S. The Integration of Biological Pathway Knowledge in Cancer Genomics: A review of existing computational approaches. </w:t>
      </w:r>
      <w:r>
        <w:rPr>
          <w:rFonts w:ascii="Times New Roman" w:hAnsi="Times New Roman"/>
          <w:i/>
          <w:iCs/>
          <w:lang w:eastAsia="zh-TW"/>
        </w:rPr>
        <w:t>IEEE Signal Process. Mag.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29</w:t>
      </w:r>
      <w:r>
        <w:rPr>
          <w:rFonts w:ascii="Times New Roman" w:hAnsi="Times New Roman"/>
          <w:lang w:eastAsia="zh-TW"/>
        </w:rPr>
        <w:t>, 35–50.</w:t>
      </w:r>
    </w:p>
    <w:p w14:paraId="67289F7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55. Allison,D.B., Cui,X., Page,G.P. and Sabripour,M. (2006) Microarray data analysis: from disarray to consolidation and consensus. </w:t>
      </w:r>
      <w:r>
        <w:rPr>
          <w:rFonts w:ascii="Times New Roman" w:hAnsi="Times New Roman"/>
          <w:i/>
          <w:iCs/>
          <w:lang w:eastAsia="zh-TW"/>
        </w:rPr>
        <w:t>Nat Rev Genet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7</w:t>
      </w:r>
      <w:r>
        <w:rPr>
          <w:rFonts w:ascii="Times New Roman" w:hAnsi="Times New Roman"/>
          <w:lang w:eastAsia="zh-TW"/>
        </w:rPr>
        <w:t>, 55–65.</w:t>
      </w:r>
    </w:p>
    <w:p w14:paraId="1C7B625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56. Ackermann,M. and Strimmer,K. (2009) A general modular framework for gene set enrichment analysis. </w:t>
      </w:r>
      <w:r>
        <w:rPr>
          <w:rFonts w:ascii="Times New Roman" w:hAnsi="Times New Roman"/>
          <w:i/>
          <w:iCs/>
          <w:lang w:eastAsia="zh-TW"/>
        </w:rPr>
        <w:t>BMC 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</w:t>
      </w:r>
      <w:r>
        <w:rPr>
          <w:rFonts w:ascii="Times New Roman" w:hAnsi="Times New Roman"/>
          <w:lang w:eastAsia="zh-TW"/>
        </w:rPr>
        <w:t>, 47.</w:t>
      </w:r>
    </w:p>
    <w:p w14:paraId="44796F7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57. Curtis,R.K., Orešič,M. and Vidal-Puig,A. (2005) Pathways to the analysis of microarray data. </w:t>
      </w:r>
      <w:r>
        <w:rPr>
          <w:rFonts w:ascii="Times New Roman" w:hAnsi="Times New Roman"/>
          <w:i/>
          <w:iCs/>
          <w:lang w:eastAsia="zh-TW"/>
        </w:rPr>
        <w:t>Trends in Biotechnology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23</w:t>
      </w:r>
      <w:r>
        <w:rPr>
          <w:rFonts w:ascii="Times New Roman" w:hAnsi="Times New Roman"/>
          <w:lang w:eastAsia="zh-TW"/>
        </w:rPr>
        <w:t>, 429–435.</w:t>
      </w:r>
    </w:p>
    <w:p w14:paraId="01B5EE5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58. Khatri,P., Sirota,M. and Butte,A.J. (2012) Ten Years of Pathway Analysis: Current Approaches and Outstanding Challenges. </w:t>
      </w:r>
      <w:r>
        <w:rPr>
          <w:rFonts w:ascii="Times New Roman" w:hAnsi="Times New Roman"/>
          <w:i/>
          <w:iCs/>
          <w:lang w:eastAsia="zh-TW"/>
        </w:rPr>
        <w:t>PLoS Comput Biol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8</w:t>
      </w:r>
      <w:r>
        <w:rPr>
          <w:rFonts w:ascii="Times New Roman" w:hAnsi="Times New Roman"/>
          <w:lang w:eastAsia="zh-TW"/>
        </w:rPr>
        <w:t>, e1002375.</w:t>
      </w:r>
    </w:p>
    <w:p w14:paraId="3B864039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59. Hung,J.-H., Yang,T.-H., Hu,Z., Weng,Z. and DeLisi,C. (2012) Gene set enrichment analysis: performance evaluation and usage guidelines. </w:t>
      </w:r>
      <w:r>
        <w:rPr>
          <w:rFonts w:ascii="Times New Roman" w:hAnsi="Times New Roman"/>
          <w:i/>
          <w:iCs/>
          <w:lang w:eastAsia="zh-TW"/>
        </w:rPr>
        <w:t>Briefings in 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13</w:t>
      </w:r>
      <w:r>
        <w:rPr>
          <w:rFonts w:ascii="Times New Roman" w:hAnsi="Times New Roman"/>
          <w:lang w:eastAsia="zh-TW"/>
        </w:rPr>
        <w:t>, 281–291.</w:t>
      </w:r>
    </w:p>
    <w:p w14:paraId="285AADC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60. Ramanan,V.K., Shen,L., Moore,J.H. and Saykin,A.J. (2012) Pathway analysis of genomic data: concepts, methods, and prospects for future development. </w:t>
      </w:r>
      <w:r>
        <w:rPr>
          <w:rFonts w:ascii="Times New Roman" w:hAnsi="Times New Roman"/>
          <w:i/>
          <w:iCs/>
          <w:lang w:eastAsia="zh-TW"/>
        </w:rPr>
        <w:t>Trends in Genetics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28</w:t>
      </w:r>
      <w:r>
        <w:rPr>
          <w:rFonts w:ascii="Times New Roman" w:hAnsi="Times New Roman"/>
          <w:lang w:eastAsia="zh-TW"/>
        </w:rPr>
        <w:t>, 323–332.</w:t>
      </w:r>
    </w:p>
    <w:p w14:paraId="39C907A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61. Copeland,N.G. and Jenkins,N.A. (2009) Deciphering the genetic landscape of cancer – from genes to pathways. </w:t>
      </w:r>
      <w:r>
        <w:rPr>
          <w:rFonts w:ascii="Times New Roman" w:hAnsi="Times New Roman"/>
          <w:i/>
          <w:iCs/>
          <w:lang w:eastAsia="zh-TW"/>
        </w:rPr>
        <w:t>Trends in Genetics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25</w:t>
      </w:r>
      <w:r>
        <w:rPr>
          <w:rFonts w:ascii="Times New Roman" w:hAnsi="Times New Roman"/>
          <w:lang w:eastAsia="zh-TW"/>
        </w:rPr>
        <w:t>, 455–462.</w:t>
      </w:r>
    </w:p>
    <w:p w14:paraId="703673A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62. Nam,D. and Kim,S.Y. (2008) Gene-set approach for expression pattern analysis. </w:t>
      </w:r>
      <w:r>
        <w:rPr>
          <w:rFonts w:ascii="Times New Roman" w:hAnsi="Times New Roman"/>
          <w:i/>
          <w:iCs/>
          <w:lang w:eastAsia="zh-TW"/>
        </w:rPr>
        <w:t>Briefings in 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9</w:t>
      </w:r>
      <w:r>
        <w:rPr>
          <w:rFonts w:ascii="Times New Roman" w:hAnsi="Times New Roman"/>
          <w:lang w:eastAsia="zh-TW"/>
        </w:rPr>
        <w:t>, 189–197.</w:t>
      </w:r>
    </w:p>
    <w:p w14:paraId="73FF57B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63. Goeman,J.J. and Buhlmann,P. (2007) Analyzing gene expression data in terms of gene sets: methodological issues.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23</w:t>
      </w:r>
      <w:r>
        <w:rPr>
          <w:rFonts w:ascii="Times New Roman" w:hAnsi="Times New Roman"/>
          <w:lang w:eastAsia="zh-TW"/>
        </w:rPr>
        <w:t>, 980–987.</w:t>
      </w:r>
    </w:p>
    <w:p w14:paraId="25D4A1C8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64. Rivals,I., Personnaz,L., Taing,L. and Potier,M.C. (2007) Enrichment or depletion of a GO category within a class of genes: which test?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23</w:t>
      </w:r>
      <w:r>
        <w:rPr>
          <w:rFonts w:ascii="Times New Roman" w:hAnsi="Times New Roman"/>
          <w:lang w:eastAsia="zh-TW"/>
        </w:rPr>
        <w:t>, 401–407.</w:t>
      </w:r>
    </w:p>
    <w:p w14:paraId="694F463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65. Väremo,L., Nielsen,J. and Nookaew,I. (2013) Enriching the gene set analysis of genome-wide data by incorporating directionality of gene expression and combining statistical hypotheses and methods.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41</w:t>
      </w:r>
      <w:r>
        <w:rPr>
          <w:rFonts w:ascii="Times New Roman" w:hAnsi="Times New Roman"/>
          <w:lang w:eastAsia="zh-TW"/>
        </w:rPr>
        <w:t>, 4378–4391.</w:t>
      </w:r>
    </w:p>
    <w:p w14:paraId="21451CD9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66. Mootha,V.K., Lindgren,C.M., Eriksson,K.-F., Subramanian,A., Sihag,S., Lehar,J., Puigserver,P., Carlsson,E., Ridderstråle,M., Laurila,E.,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(2003) PGC-1alpha-responsive genes involved in oxidative phosphorylation are coordinately downregulated in human diabetes. </w:t>
      </w:r>
      <w:r>
        <w:rPr>
          <w:rFonts w:ascii="Times New Roman" w:hAnsi="Times New Roman"/>
          <w:i/>
          <w:iCs/>
          <w:lang w:eastAsia="zh-TW"/>
        </w:rPr>
        <w:t>Nat. Genet.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34</w:t>
      </w:r>
      <w:r>
        <w:rPr>
          <w:rFonts w:ascii="Times New Roman" w:hAnsi="Times New Roman"/>
          <w:lang w:eastAsia="zh-TW"/>
        </w:rPr>
        <w:t>, 267–273.</w:t>
      </w:r>
    </w:p>
    <w:p w14:paraId="7370702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67. Maere,S., Heymans,K. and Kuiper,M. (2005) BiNGO: a Cytoscape plugin to assess overrepresentation of Gene Ontology categories in Biological Networks. </w:t>
      </w:r>
      <w:r>
        <w:rPr>
          <w:rFonts w:ascii="Times New Roman" w:hAnsi="Times New Roman"/>
          <w:i/>
          <w:iCs/>
          <w:lang w:eastAsia="zh-TW"/>
        </w:rPr>
        <w:lastRenderedPageBreak/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21</w:t>
      </w:r>
      <w:r>
        <w:rPr>
          <w:rFonts w:ascii="Times New Roman" w:hAnsi="Times New Roman"/>
          <w:lang w:eastAsia="zh-TW"/>
        </w:rPr>
        <w:t>, 3448–3449.</w:t>
      </w:r>
    </w:p>
    <w:p w14:paraId="3B8B27F0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68. Beissbarth,T. and Speed,T.P. (2004) GOstat: find statistically overrepresented Gene Ontologies within a group of genes.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20</w:t>
      </w:r>
      <w:r>
        <w:rPr>
          <w:rFonts w:ascii="Times New Roman" w:hAnsi="Times New Roman"/>
          <w:lang w:eastAsia="zh-TW"/>
        </w:rPr>
        <w:t>, 1464–1465.</w:t>
      </w:r>
    </w:p>
    <w:p w14:paraId="6487FCA0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69. Zheng,Q. and Wang,X.J. (2008) GOEAST: a web-based software toolkit for Gene Ontology enrichment analysis.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36</w:t>
      </w:r>
      <w:r>
        <w:rPr>
          <w:rFonts w:ascii="Times New Roman" w:hAnsi="Times New Roman"/>
          <w:lang w:eastAsia="zh-TW"/>
        </w:rPr>
        <w:t>, W358–W363.</w:t>
      </w:r>
    </w:p>
    <w:p w14:paraId="4FF3692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70. Subramanian,A., Tamayo,P., Mootha,V.K., Mukherjee,S., Ebert,B.L., Gillette,M.A., Paulovich,A., Pomeroy,S.L., Golub,T.R., Lander,E.S.,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(2005) Gene set enrichment analysis: a knowledge-based approach for interpreting genome-wide expression profiles. </w:t>
      </w:r>
      <w:r>
        <w:rPr>
          <w:rFonts w:ascii="Times New Roman" w:hAnsi="Times New Roman"/>
          <w:i/>
          <w:iCs/>
          <w:lang w:eastAsia="zh-TW"/>
        </w:rPr>
        <w:t>Proc. Natl. Acad. Sci. U.S.A.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102</w:t>
      </w:r>
      <w:r>
        <w:rPr>
          <w:rFonts w:ascii="Times New Roman" w:hAnsi="Times New Roman"/>
          <w:lang w:eastAsia="zh-TW"/>
        </w:rPr>
        <w:t>, 15545–15550.</w:t>
      </w:r>
    </w:p>
    <w:p w14:paraId="4816E87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71. Rahnenführer,J., Domingues,F.S., Maydt,J. and Lengauer,T. (2004) Calculating the statistical significance of changes in pathway activity from gene expression data. </w:t>
      </w:r>
      <w:r>
        <w:rPr>
          <w:rFonts w:ascii="Times New Roman" w:hAnsi="Times New Roman"/>
          <w:i/>
          <w:iCs/>
          <w:lang w:eastAsia="zh-TW"/>
        </w:rPr>
        <w:t>Stat Appl Genet Mol Biol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</w:t>
      </w:r>
      <w:r>
        <w:rPr>
          <w:rFonts w:ascii="Times New Roman" w:hAnsi="Times New Roman"/>
          <w:lang w:eastAsia="zh-TW"/>
        </w:rPr>
        <w:t>, Article16.</w:t>
      </w:r>
    </w:p>
    <w:p w14:paraId="31E2215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72. Draghici,S., Khatri,P., Tarca,A.L., Amin,K., Done,A., Voichita,C., Georgescu,C. and Romero,R. (2007) A systems biology approach for pathway level analysis. </w:t>
      </w:r>
      <w:r>
        <w:rPr>
          <w:rFonts w:ascii="Times New Roman" w:hAnsi="Times New Roman"/>
          <w:i/>
          <w:iCs/>
          <w:lang w:eastAsia="zh-TW"/>
        </w:rPr>
        <w:t>Genome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17</w:t>
      </w:r>
      <w:r>
        <w:rPr>
          <w:rFonts w:ascii="Times New Roman" w:hAnsi="Times New Roman"/>
          <w:lang w:eastAsia="zh-TW"/>
        </w:rPr>
        <w:t>, 1537–1545.</w:t>
      </w:r>
    </w:p>
    <w:p w14:paraId="4B269C5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73. Tarca,A.L., Draghici,S., Khatri,P., Hassan,S.S., Mittal,P., Kim,J.-S., Kim,C.J., Kusanovic,J.P. and Romero,R. (2009) A novel signaling pathway impact analysis.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25</w:t>
      </w:r>
      <w:r>
        <w:rPr>
          <w:rFonts w:ascii="Times New Roman" w:hAnsi="Times New Roman"/>
          <w:lang w:eastAsia="zh-TW"/>
        </w:rPr>
        <w:t>, 75–82.</w:t>
      </w:r>
    </w:p>
    <w:p w14:paraId="234982B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74. Shojaie,A. and Michailidis,G. (2009) Analysis of gene sets based on the underlying regulatory network. </w:t>
      </w:r>
      <w:r>
        <w:rPr>
          <w:rFonts w:ascii="Times New Roman" w:hAnsi="Times New Roman"/>
          <w:i/>
          <w:iCs/>
          <w:lang w:eastAsia="zh-TW"/>
        </w:rPr>
        <w:t>J. Comput. Biol.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16</w:t>
      </w:r>
      <w:r>
        <w:rPr>
          <w:rFonts w:ascii="Times New Roman" w:hAnsi="Times New Roman"/>
          <w:lang w:eastAsia="zh-TW"/>
        </w:rPr>
        <w:t>, 407–426.</w:t>
      </w:r>
    </w:p>
    <w:p w14:paraId="5629562A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75. Croft,D., O'Kelly,G., Wu,G., Haw,R., Gillespie,M., Matthews,L., Caudy,M., Garapati,P., Gopinath,G., Jassal,B.,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(2010) Reactome: a database of reactions, pathways and biological processes.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39</w:t>
      </w:r>
      <w:r>
        <w:rPr>
          <w:rFonts w:ascii="Times New Roman" w:hAnsi="Times New Roman"/>
          <w:lang w:eastAsia="zh-TW"/>
        </w:rPr>
        <w:t>, D691–D697.</w:t>
      </w:r>
    </w:p>
    <w:p w14:paraId="0ADB6A5E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76. Kanehisa,M. and Goto,S. (2000) KEGG: kyoto encyclopedia of genes and genomes.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28</w:t>
      </w:r>
      <w:r>
        <w:rPr>
          <w:rFonts w:ascii="Times New Roman" w:hAnsi="Times New Roman"/>
          <w:lang w:eastAsia="zh-TW"/>
        </w:rPr>
        <w:t>, 27–30.</w:t>
      </w:r>
    </w:p>
    <w:p w14:paraId="1E8C5B36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77. Caspi,R., Altman,T., Dale,J.M., Dreher,K., Fulcher,C.A., Gilham,F., Kaipa,P., Karthikeyan,A.S., Kothari,A., Krummenacker,M.,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(2010) The MetaCyc database of metabolic pathways and enzymes and the BioCyc collection of pathway/genome databases.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38</w:t>
      </w:r>
      <w:r>
        <w:rPr>
          <w:rFonts w:ascii="Times New Roman" w:hAnsi="Times New Roman"/>
          <w:lang w:eastAsia="zh-TW"/>
        </w:rPr>
        <w:t>, D473–9.</w:t>
      </w:r>
    </w:p>
    <w:p w14:paraId="0993EFE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78. Schaefer,C.F., Anthony,K., Krupa,S., Buchoff,J., Day,M., Hannay,T. and Buetow,K.H. (2009) PID: the Pathway Interaction Database. </w:t>
      </w:r>
      <w:r>
        <w:rPr>
          <w:rFonts w:ascii="Times New Roman" w:hAnsi="Times New Roman"/>
          <w:i/>
          <w:iCs/>
          <w:lang w:eastAsia="zh-TW"/>
        </w:rPr>
        <w:t>Nucleic Acids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37</w:t>
      </w:r>
      <w:r>
        <w:rPr>
          <w:rFonts w:ascii="Times New Roman" w:hAnsi="Times New Roman"/>
          <w:lang w:eastAsia="zh-TW"/>
        </w:rPr>
        <w:t>, D674–D679.</w:t>
      </w:r>
    </w:p>
    <w:p w14:paraId="0B6716C3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79. Thomas,P.D. (2003) PANTHER: A Library of Protein Families and Subfamilies Indexed by Function. </w:t>
      </w:r>
      <w:r>
        <w:rPr>
          <w:rFonts w:ascii="Times New Roman" w:hAnsi="Times New Roman"/>
          <w:i/>
          <w:iCs/>
          <w:lang w:eastAsia="zh-TW"/>
        </w:rPr>
        <w:t>Genome Research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13</w:t>
      </w:r>
      <w:r>
        <w:rPr>
          <w:rFonts w:ascii="Times New Roman" w:hAnsi="Times New Roman"/>
          <w:lang w:eastAsia="zh-TW"/>
        </w:rPr>
        <w:t>, 2129–2141.</w:t>
      </w:r>
    </w:p>
    <w:p w14:paraId="0CE0DFE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80. Altman,T., Travers,M., Kothari,A., Caspi,R. and Karp,P.D. (2013) A systematic comparison of the MetaCyc and KEGG pathway databases. </w:t>
      </w:r>
      <w:r>
        <w:rPr>
          <w:rFonts w:ascii="Times New Roman" w:hAnsi="Times New Roman"/>
          <w:i/>
          <w:iCs/>
          <w:lang w:eastAsia="zh-TW"/>
        </w:rPr>
        <w:t>BMC 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14</w:t>
      </w:r>
      <w:r>
        <w:rPr>
          <w:rFonts w:ascii="Times New Roman" w:hAnsi="Times New Roman"/>
          <w:lang w:eastAsia="zh-TW"/>
        </w:rPr>
        <w:t>, 112.</w:t>
      </w:r>
    </w:p>
    <w:p w14:paraId="29FA6913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lastRenderedPageBreak/>
        <w:t xml:space="preserve">81. Chowdhury,S. and Sarkar,R.R. (2015) Comparison of human cell signaling pathway databases--evolution, drawbacks and challenges. </w:t>
      </w:r>
      <w:r>
        <w:rPr>
          <w:rFonts w:ascii="Times New Roman" w:hAnsi="Times New Roman"/>
          <w:i/>
          <w:iCs/>
          <w:lang w:eastAsia="zh-TW"/>
        </w:rPr>
        <w:t>Database (Oxford)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2015</w:t>
      </w:r>
      <w:r>
        <w:rPr>
          <w:rFonts w:ascii="Times New Roman" w:hAnsi="Times New Roman"/>
          <w:lang w:eastAsia="zh-TW"/>
        </w:rPr>
        <w:t>.</w:t>
      </w:r>
    </w:p>
    <w:p w14:paraId="069DD4A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82. Efron,B. and Tibshirani,R. (2007) On testing the significance of sets of genes. </w:t>
      </w:r>
      <w:r>
        <w:rPr>
          <w:rFonts w:ascii="Times New Roman" w:hAnsi="Times New Roman"/>
          <w:i/>
          <w:iCs/>
          <w:lang w:eastAsia="zh-TW"/>
        </w:rPr>
        <w:t>Ann. Appl. Stat.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</w:t>
      </w:r>
      <w:r>
        <w:rPr>
          <w:rFonts w:ascii="Times New Roman" w:hAnsi="Times New Roman"/>
          <w:lang w:eastAsia="zh-TW"/>
        </w:rPr>
        <w:t>, 107–129.</w:t>
      </w:r>
    </w:p>
    <w:p w14:paraId="6FF48AF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83. Barry,W.T., Nobel,A.B. and Wright,F.A. (2005) Significance analysis of functional categories in gene expression studies: a structured permutation approach.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21</w:t>
      </w:r>
      <w:r>
        <w:rPr>
          <w:rFonts w:ascii="Times New Roman" w:hAnsi="Times New Roman"/>
          <w:lang w:eastAsia="zh-TW"/>
        </w:rPr>
        <w:t>, 1943–1949.</w:t>
      </w:r>
    </w:p>
    <w:p w14:paraId="1385418A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84. Kong,S.W., Pu,W.T. and Park,P.J. (2006) A multivariate approach for integrating genome-wide expression data and biological knowledge.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22</w:t>
      </w:r>
      <w:r>
        <w:rPr>
          <w:rFonts w:ascii="Times New Roman" w:hAnsi="Times New Roman"/>
          <w:lang w:eastAsia="zh-TW"/>
        </w:rPr>
        <w:t>, 2373–2380.</w:t>
      </w:r>
    </w:p>
    <w:p w14:paraId="7A3009FF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85. Lu,Y., Liu,P.Y., Xiao,P. and Deng,H.W. (2005) Hotelling's T2 multivariate profiling for detecting differential expression in microarrays.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21</w:t>
      </w:r>
      <w:r>
        <w:rPr>
          <w:rFonts w:ascii="Times New Roman" w:hAnsi="Times New Roman"/>
          <w:lang w:eastAsia="zh-TW"/>
        </w:rPr>
        <w:t>, 3105–3113.</w:t>
      </w:r>
    </w:p>
    <w:p w14:paraId="1FFC64B0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86. Hummel,M., Meister,R. and Mansmann,U. (2007) GlobalANCOVA: exploration and assessment of gene group effects.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24</w:t>
      </w:r>
      <w:r>
        <w:rPr>
          <w:rFonts w:ascii="Times New Roman" w:hAnsi="Times New Roman"/>
          <w:lang w:eastAsia="zh-TW"/>
        </w:rPr>
        <w:t>, 78–85.</w:t>
      </w:r>
    </w:p>
    <w:p w14:paraId="30AF80E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87. Glazko,G.V. and Emmert-Streib,F. (2009) Unite and conquer: univariate and multivariate approaches for finding differentially expressed gene sets.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25</w:t>
      </w:r>
      <w:r>
        <w:rPr>
          <w:rFonts w:ascii="Times New Roman" w:hAnsi="Times New Roman"/>
          <w:lang w:eastAsia="zh-TW"/>
        </w:rPr>
        <w:t>, 2348–2354.</w:t>
      </w:r>
    </w:p>
    <w:p w14:paraId="57F0733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88. Tian,L., Greenberg,S.A., Kong,S.W., Altschuler,J., Kohane,I.S. and Park,P.J. (2005) Discovering statistically significant pathways in expression profiling studies. </w:t>
      </w:r>
      <w:r>
        <w:rPr>
          <w:rFonts w:ascii="Times New Roman" w:hAnsi="Times New Roman"/>
          <w:i/>
          <w:iCs/>
          <w:lang w:eastAsia="zh-TW"/>
        </w:rPr>
        <w:t>Proc. Natl. Acad. Sci. U.S.A.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102</w:t>
      </w:r>
      <w:r>
        <w:rPr>
          <w:rFonts w:ascii="Times New Roman" w:hAnsi="Times New Roman"/>
          <w:lang w:eastAsia="zh-TW"/>
        </w:rPr>
        <w:t>, 13544–13549.</w:t>
      </w:r>
    </w:p>
    <w:p w14:paraId="3E80A3E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89. Fridley,B.L., Jenkins,G.D. and Biernacka,J.M. (2010) Self-Contained Gene-Set Analysis of Expression Data: An Evaluation of Existing and Novel Methods. </w:t>
      </w:r>
      <w:r>
        <w:rPr>
          <w:rFonts w:ascii="Times New Roman" w:hAnsi="Times New Roman"/>
          <w:i/>
          <w:iCs/>
          <w:lang w:eastAsia="zh-TW"/>
        </w:rPr>
        <w:t>PLoS ONE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</w:t>
      </w:r>
      <w:r>
        <w:rPr>
          <w:rFonts w:ascii="Times New Roman" w:hAnsi="Times New Roman"/>
          <w:lang w:eastAsia="zh-TW"/>
        </w:rPr>
        <w:t>, e12693.</w:t>
      </w:r>
    </w:p>
    <w:p w14:paraId="681D959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90. Li,J., Wang,L., Xu,L., Zhang,R., Huang,M., Wang,K., Xu,J., Lv,H., Shang,Z., Zhang,M.,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(2012) DBGSA: a novel method of distance-based gene set analysis. </w:t>
      </w:r>
      <w:r>
        <w:rPr>
          <w:rFonts w:ascii="Times New Roman" w:hAnsi="Times New Roman"/>
          <w:i/>
          <w:iCs/>
          <w:lang w:eastAsia="zh-TW"/>
        </w:rPr>
        <w:t>J. Hum. Genet.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57</w:t>
      </w:r>
      <w:r>
        <w:rPr>
          <w:rFonts w:ascii="Times New Roman" w:hAnsi="Times New Roman"/>
          <w:lang w:eastAsia="zh-TW"/>
        </w:rPr>
        <w:t>, 642–653.</w:t>
      </w:r>
    </w:p>
    <w:p w14:paraId="52016BB2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91. Shaffer,J.P. (1995) Multiple hypothesis testing. </w:t>
      </w:r>
      <w:r>
        <w:rPr>
          <w:rFonts w:ascii="Times New Roman" w:hAnsi="Times New Roman"/>
          <w:i/>
          <w:iCs/>
          <w:lang w:eastAsia="zh-TW"/>
        </w:rPr>
        <w:t>Annual Review of Psychology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46</w:t>
      </w:r>
      <w:r>
        <w:rPr>
          <w:rFonts w:ascii="Times New Roman" w:hAnsi="Times New Roman"/>
          <w:lang w:eastAsia="zh-TW"/>
        </w:rPr>
        <w:t>, 561.</w:t>
      </w:r>
    </w:p>
    <w:p w14:paraId="1B8D665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>92. Yekutieli,D. (2001) THE CONTROL OF THE FALSE DISCOVERY RATE IN MULTIPLE TESTING UNDER DEPENDENCY.</w:t>
      </w:r>
    </w:p>
    <w:p w14:paraId="1A9B761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93. Benjamini,Y. and Hochberg,Y. (1995) Controlling the False Discovery Rate: A Practical and Powerful Approach to Multiple Testing. </w:t>
      </w:r>
      <w:r>
        <w:rPr>
          <w:rFonts w:ascii="Times New Roman" w:hAnsi="Times New Roman"/>
          <w:i/>
          <w:iCs/>
          <w:lang w:eastAsia="zh-TW"/>
        </w:rPr>
        <w:t>Journal of the Royal Statistical Society. Series B (Methodological)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57</w:t>
      </w:r>
      <w:r>
        <w:rPr>
          <w:rFonts w:ascii="Times New Roman" w:hAnsi="Times New Roman"/>
          <w:lang w:eastAsia="zh-TW"/>
        </w:rPr>
        <w:t>, 289–300.</w:t>
      </w:r>
    </w:p>
    <w:p w14:paraId="590F08F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94. Storey,J.D. and Tibshirani,R. (2001) Estimating false discovery rates under dependence, with applications to DNA microarrays. </w:t>
      </w:r>
      <w:r>
        <w:rPr>
          <w:rFonts w:ascii="Times New Roman" w:hAnsi="Times New Roman"/>
          <w:i/>
          <w:iCs/>
          <w:lang w:eastAsia="zh-TW"/>
        </w:rPr>
        <w:t>Technical of Report 2001</w:t>
      </w:r>
      <w:r>
        <w:rPr>
          <w:rFonts w:ascii="Times New Roman" w:hAnsi="Times New Roman"/>
          <w:lang w:eastAsia="zh-TW"/>
        </w:rPr>
        <w:t>.</w:t>
      </w:r>
    </w:p>
    <w:p w14:paraId="30D7715A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95. Dudoit,S., Shaffer,J.P. and Boldrick,J.C. (2003) Multiple hypothesis testing in </w:t>
      </w:r>
      <w:r>
        <w:rPr>
          <w:rFonts w:ascii="Times New Roman" w:hAnsi="Times New Roman"/>
          <w:lang w:eastAsia="zh-TW"/>
        </w:rPr>
        <w:lastRenderedPageBreak/>
        <w:t xml:space="preserve">microarray experiments. </w:t>
      </w:r>
      <w:r>
        <w:rPr>
          <w:rFonts w:ascii="Times New Roman" w:hAnsi="Times New Roman"/>
          <w:i/>
          <w:iCs/>
          <w:lang w:eastAsia="zh-TW"/>
        </w:rPr>
        <w:t>Statistical Science</w:t>
      </w:r>
      <w:r>
        <w:rPr>
          <w:rFonts w:ascii="Times New Roman" w:hAnsi="Times New Roman"/>
          <w:lang w:eastAsia="zh-TW"/>
        </w:rPr>
        <w:t>.</w:t>
      </w:r>
    </w:p>
    <w:p w14:paraId="54245513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96. Kim,K.I. and van de Wiel,M.A. (2008) Effects of dependence in high-dimensional multiple testing problems. </w:t>
      </w:r>
      <w:r>
        <w:rPr>
          <w:rFonts w:ascii="Times New Roman" w:hAnsi="Times New Roman"/>
          <w:i/>
          <w:iCs/>
          <w:lang w:eastAsia="zh-TW"/>
        </w:rPr>
        <w:t>BMC 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9</w:t>
      </w:r>
      <w:r>
        <w:rPr>
          <w:rFonts w:ascii="Times New Roman" w:hAnsi="Times New Roman"/>
          <w:lang w:eastAsia="zh-TW"/>
        </w:rPr>
        <w:t>, 114.</w:t>
      </w:r>
    </w:p>
    <w:p w14:paraId="10E08968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97. Ahn,T., Lee,E., Huh,N. and Park,T. (2014) Personalized identification of altered pathways in cancer using accumulated normal tissue data.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30</w:t>
      </w:r>
      <w:r>
        <w:rPr>
          <w:rFonts w:ascii="Times New Roman" w:hAnsi="Times New Roman"/>
          <w:lang w:eastAsia="zh-TW"/>
        </w:rPr>
        <w:t>, i422–9.</w:t>
      </w:r>
    </w:p>
    <w:p w14:paraId="1104038C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98. Wang,H., Cai,H., Ao,L., Yan,H., Zhao,W., Qi,L., Gu,Y. and Guo,Z. (2015) Individualized identification of disease-associated pathways with disrupted coordination of gene expression. </w:t>
      </w:r>
      <w:r>
        <w:rPr>
          <w:rFonts w:ascii="Times New Roman" w:hAnsi="Times New Roman"/>
          <w:i/>
          <w:iCs/>
          <w:lang w:eastAsia="zh-TW"/>
        </w:rPr>
        <w:t>Briefings in Bioinformatics</w:t>
      </w:r>
      <w:r>
        <w:rPr>
          <w:rFonts w:ascii="Times New Roman" w:hAnsi="Times New Roman"/>
          <w:lang w:eastAsia="zh-TW"/>
        </w:rPr>
        <w:t>, 10.1093/bib/bbv030.</w:t>
      </w:r>
    </w:p>
    <w:p w14:paraId="6208BE2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99. Drier,Y., Sheffer,M. and Domany,E. (2013) Pathway-based personalized analysis of cancer. </w:t>
      </w:r>
      <w:r>
        <w:rPr>
          <w:rFonts w:ascii="Times New Roman" w:hAnsi="Times New Roman"/>
          <w:i/>
          <w:iCs/>
          <w:lang w:eastAsia="zh-TW"/>
        </w:rPr>
        <w:t>Proceedings of the National Academy of Sciences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110</w:t>
      </w:r>
      <w:r>
        <w:rPr>
          <w:rFonts w:ascii="Times New Roman" w:hAnsi="Times New Roman"/>
          <w:lang w:eastAsia="zh-TW"/>
        </w:rPr>
        <w:t>, 6388–6393.</w:t>
      </w:r>
    </w:p>
    <w:p w14:paraId="0473525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100. Livshits,A., Git,A., Fuks,G., Caldas,C. and Domany,E. (2015) Pathway-based personalized analysis of breast cancer expression data. </w:t>
      </w:r>
      <w:r>
        <w:rPr>
          <w:rFonts w:ascii="Times New Roman" w:hAnsi="Times New Roman"/>
          <w:i/>
          <w:iCs/>
          <w:lang w:eastAsia="zh-TW"/>
        </w:rPr>
        <w:t>Molecular Oncology</w:t>
      </w:r>
      <w:r>
        <w:rPr>
          <w:rFonts w:ascii="Times New Roman" w:hAnsi="Times New Roman"/>
          <w:lang w:eastAsia="zh-TW"/>
        </w:rPr>
        <w:t>, 10.1016/j.molonc.2015.04.006.</w:t>
      </w:r>
    </w:p>
    <w:p w14:paraId="572A45E4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101. Huang,S., Yee,C., Ching,T., Yu,H. and Garmire,L.X. (2014) A novel model to combine clinical and pathway-based transcriptomic information for the prognosis prediction of breast cancer. </w:t>
      </w:r>
      <w:r>
        <w:rPr>
          <w:rFonts w:ascii="Times New Roman" w:hAnsi="Times New Roman"/>
          <w:i/>
          <w:iCs/>
          <w:lang w:eastAsia="zh-TW"/>
        </w:rPr>
        <w:t>PLoS Comput Biol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10</w:t>
      </w:r>
      <w:r>
        <w:rPr>
          <w:rFonts w:ascii="Times New Roman" w:hAnsi="Times New Roman"/>
          <w:lang w:eastAsia="zh-TW"/>
        </w:rPr>
        <w:t>, e1003851.</w:t>
      </w:r>
    </w:p>
    <w:p w14:paraId="0BC832D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102. Vaske,C.J., Benz,S.C., Sanborn,J.Z., Earl,D., Szeto,C., Zhu,J., Haussler,D. and Stuart,J.M. (2010) Inference of patient-specific pathway activities from multi-dimensional cancer genomics data using PARADIGM. </w:t>
      </w:r>
      <w:r>
        <w:rPr>
          <w:rFonts w:ascii="Times New Roman" w:hAnsi="Times New Roman"/>
          <w:i/>
          <w:iCs/>
          <w:lang w:eastAsia="zh-TW"/>
        </w:rPr>
        <w:t>Bioinformatics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26</w:t>
      </w:r>
      <w:r>
        <w:rPr>
          <w:rFonts w:ascii="Times New Roman" w:hAnsi="Times New Roman"/>
          <w:lang w:eastAsia="zh-TW"/>
        </w:rPr>
        <w:t>, i237–45.</w:t>
      </w:r>
    </w:p>
    <w:p w14:paraId="1A52407D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103. Cancer Genome Atlas Research Network, Kandoth,C., Schultz,N., Cherniack,A.D., Akbani,R., Liu,Y., Shen,H., Robertson,A.G., Pashtan,I., Shen,R.,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(2013) Integrated genomic characterization of endometrial carcinoma.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497</w:t>
      </w:r>
      <w:r>
        <w:rPr>
          <w:rFonts w:ascii="Times New Roman" w:hAnsi="Times New Roman"/>
          <w:lang w:eastAsia="zh-TW"/>
        </w:rPr>
        <w:t>, 67–73.</w:t>
      </w:r>
    </w:p>
    <w:p w14:paraId="6080B69A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104. Cancer Genome Atlas Research Network (2014) Comprehensive molecular characterization of urothelial bladder carcinoma.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507</w:t>
      </w:r>
      <w:r>
        <w:rPr>
          <w:rFonts w:ascii="Times New Roman" w:hAnsi="Times New Roman"/>
          <w:lang w:eastAsia="zh-TW"/>
        </w:rPr>
        <w:t>, 315–322.</w:t>
      </w:r>
    </w:p>
    <w:p w14:paraId="44EA1ED1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105. Zack,T.I., Schumacher,S.E., Carter,S.L., Cherniack,A.D., Saksena,G., Tabak,B., Lawrence,M.S., Zhsng,C.-Z., Wala,J., Mermel,C.H.,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(2013) Pan-cancer patterns of somatic copy number alteration. </w:t>
      </w:r>
      <w:r>
        <w:rPr>
          <w:rFonts w:ascii="Times New Roman" w:hAnsi="Times New Roman"/>
          <w:i/>
          <w:iCs/>
          <w:lang w:eastAsia="zh-TW"/>
        </w:rPr>
        <w:t>Nat. Genet.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45</w:t>
      </w:r>
      <w:r>
        <w:rPr>
          <w:rFonts w:ascii="Times New Roman" w:hAnsi="Times New Roman"/>
          <w:lang w:eastAsia="zh-TW"/>
        </w:rPr>
        <w:t>, 1134–1140.</w:t>
      </w:r>
    </w:p>
    <w:p w14:paraId="64AD0ED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106. Burrell,R.A., McGranahan,N., Bartek,J. and Swanton,C. (2013) The causes and consequences of genetic heterogeneity in cancer evolution. </w:t>
      </w:r>
      <w:r>
        <w:rPr>
          <w:rFonts w:ascii="Times New Roman" w:hAnsi="Times New Roman"/>
          <w:i/>
          <w:iCs/>
          <w:lang w:eastAsia="zh-TW"/>
        </w:rPr>
        <w:t>Nature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501</w:t>
      </w:r>
      <w:r>
        <w:rPr>
          <w:rFonts w:ascii="Times New Roman" w:hAnsi="Times New Roman"/>
          <w:lang w:eastAsia="zh-TW"/>
        </w:rPr>
        <w:t>, 338–345.</w:t>
      </w:r>
    </w:p>
    <w:p w14:paraId="5E1F42EB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107. Stephens,Z.D., Lee,S.Y., Faghri,F., Campbell,R.H., Zhai,C., Efron,M.J., Iyer,R., Schatz,M.C., Sinha,S. and Robinson,G.E. (2015) Big Data: Astronomical or Genomical? </w:t>
      </w:r>
      <w:r>
        <w:rPr>
          <w:rFonts w:ascii="Times New Roman" w:hAnsi="Times New Roman"/>
          <w:i/>
          <w:iCs/>
          <w:lang w:eastAsia="zh-TW"/>
        </w:rPr>
        <w:t>PLoS Biol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13</w:t>
      </w:r>
      <w:r>
        <w:rPr>
          <w:rFonts w:ascii="Times New Roman" w:hAnsi="Times New Roman"/>
          <w:lang w:eastAsia="zh-TW"/>
        </w:rPr>
        <w:t>, e1002195.</w:t>
      </w:r>
    </w:p>
    <w:p w14:paraId="70571207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108. Sulem,P., Helgason,H., Oddson,A., Stefansson,H., Gudjonsson,S.A., Zink,F., Hjartarson,E., Sigurdsson,G.T., Jonasdottir,A., Jonasdottir,A., </w:t>
      </w:r>
      <w:r>
        <w:rPr>
          <w:rFonts w:ascii="Times New Roman" w:hAnsi="Times New Roman"/>
          <w:i/>
          <w:iCs/>
          <w:lang w:eastAsia="zh-TW"/>
        </w:rPr>
        <w:t>et al.</w:t>
      </w:r>
      <w:r>
        <w:rPr>
          <w:rFonts w:ascii="Times New Roman" w:hAnsi="Times New Roman"/>
          <w:lang w:eastAsia="zh-TW"/>
        </w:rPr>
        <w:t xml:space="preserve"> (2015) Identification of a large set of rare complete human knockouts. </w:t>
      </w:r>
      <w:r>
        <w:rPr>
          <w:rFonts w:ascii="Times New Roman" w:hAnsi="Times New Roman"/>
          <w:i/>
          <w:iCs/>
          <w:lang w:eastAsia="zh-TW"/>
        </w:rPr>
        <w:t>Nat. Genet.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47</w:t>
      </w:r>
      <w:r>
        <w:rPr>
          <w:rFonts w:ascii="Times New Roman" w:hAnsi="Times New Roman"/>
          <w:lang w:eastAsia="zh-TW"/>
        </w:rPr>
        <w:t>, 448–452.</w:t>
      </w:r>
    </w:p>
    <w:p w14:paraId="575B7C8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lastRenderedPageBreak/>
        <w:t xml:space="preserve">109. Collins,F.S. and Varmus,H. (2015) A new initiative on precision medicine. </w:t>
      </w:r>
      <w:r>
        <w:rPr>
          <w:rFonts w:ascii="Times New Roman" w:hAnsi="Times New Roman"/>
          <w:i/>
          <w:iCs/>
          <w:lang w:eastAsia="zh-TW"/>
        </w:rPr>
        <w:t>N. Engl. J. Med.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372</w:t>
      </w:r>
      <w:r>
        <w:rPr>
          <w:rFonts w:ascii="Times New Roman" w:hAnsi="Times New Roman"/>
          <w:lang w:eastAsia="zh-TW"/>
        </w:rPr>
        <w:t>, 793–795.</w:t>
      </w:r>
    </w:p>
    <w:p w14:paraId="6BC4DC65" w14:textId="77777777" w:rsidR="00CA74E2" w:rsidRDefault="00CA74E2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rFonts w:ascii="Times New Roman" w:hAnsi="Times New Roman"/>
          <w:lang w:eastAsia="zh-TW"/>
        </w:rPr>
      </w:pPr>
      <w:r>
        <w:rPr>
          <w:rFonts w:ascii="Times New Roman" w:hAnsi="Times New Roman"/>
          <w:lang w:eastAsia="zh-TW"/>
        </w:rPr>
        <w:t xml:space="preserve">110. Zhu,J. (2012) A year of great leaps in genome research. </w:t>
      </w:r>
      <w:r>
        <w:rPr>
          <w:rFonts w:ascii="Times New Roman" w:hAnsi="Times New Roman"/>
          <w:i/>
          <w:iCs/>
          <w:lang w:eastAsia="zh-TW"/>
        </w:rPr>
        <w:t>Genome Med</w:t>
      </w:r>
      <w:r>
        <w:rPr>
          <w:rFonts w:ascii="Times New Roman" w:hAnsi="Times New Roman"/>
          <w:lang w:eastAsia="zh-TW"/>
        </w:rPr>
        <w:t xml:space="preserve">, </w:t>
      </w:r>
      <w:r>
        <w:rPr>
          <w:rFonts w:ascii="Times New Roman" w:hAnsi="Times New Roman"/>
          <w:b/>
          <w:bCs/>
          <w:lang w:eastAsia="zh-TW"/>
        </w:rPr>
        <w:t>4</w:t>
      </w:r>
      <w:r>
        <w:rPr>
          <w:rFonts w:ascii="Times New Roman" w:hAnsi="Times New Roman"/>
          <w:lang w:eastAsia="zh-TW"/>
        </w:rPr>
        <w:t>, 4.</w:t>
      </w:r>
    </w:p>
    <w:p w14:paraId="0FB7C0DF" w14:textId="56CD81EA" w:rsidR="00D437A6" w:rsidRPr="00E80984" w:rsidRDefault="00D437A6" w:rsidP="00CA74E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ind w:left="400" w:hanging="400"/>
        <w:rPr>
          <w:lang w:val="en-AU"/>
        </w:rPr>
      </w:pPr>
      <w:r w:rsidRPr="00E80984">
        <w:rPr>
          <w:lang w:val="en-AU"/>
        </w:rPr>
        <w:fldChar w:fldCharType="end"/>
      </w:r>
    </w:p>
    <w:sectPr w:rsidR="00D437A6" w:rsidRPr="00E80984" w:rsidSect="008E19B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4" w:author="Kim-Anh Le Cao" w:date="2016-01-15T15:35:00Z" w:initials="KL">
    <w:p w14:paraId="0CE41148" w14:textId="1C4886E6" w:rsidR="00360101" w:rsidRDefault="00360101">
      <w:pPr>
        <w:pStyle w:val="CommentText"/>
      </w:pPr>
      <w:r>
        <w:rPr>
          <w:rStyle w:val="CommentReference"/>
        </w:rPr>
        <w:annotationRef/>
      </w:r>
      <w:r>
        <w:rPr>
          <w:rFonts w:ascii="Calibri" w:hAnsi="Calibri" w:cs="Calibri"/>
          <w:sz w:val="28"/>
          <w:szCs w:val="28"/>
          <w:lang w:eastAsia="zh-TW"/>
        </w:rPr>
        <w:t>I would use the term '</w:t>
      </w:r>
      <w:proofErr w:type="spellStart"/>
      <w:r>
        <w:rPr>
          <w:rFonts w:ascii="Calibri" w:hAnsi="Calibri" w:cs="Calibri"/>
          <w:sz w:val="28"/>
          <w:szCs w:val="28"/>
          <w:lang w:eastAsia="zh-TW"/>
        </w:rPr>
        <w:t>univariate</w:t>
      </w:r>
      <w:proofErr w:type="spellEnd"/>
      <w:r>
        <w:rPr>
          <w:rFonts w:ascii="Calibri" w:hAnsi="Calibri" w:cs="Calibri"/>
          <w:sz w:val="28"/>
          <w:szCs w:val="28"/>
          <w:lang w:eastAsia="zh-TW"/>
        </w:rPr>
        <w:t xml:space="preserve"> single gene-based analysis that would then allow you to build on a multivariate pathway analysis to explain that all genes are </w:t>
      </w:r>
      <w:proofErr w:type="spellStart"/>
      <w:r>
        <w:rPr>
          <w:rFonts w:ascii="Calibri" w:hAnsi="Calibri" w:cs="Calibri"/>
          <w:sz w:val="28"/>
          <w:szCs w:val="28"/>
          <w:lang w:eastAsia="zh-TW"/>
        </w:rPr>
        <w:t>analysed</w:t>
      </w:r>
      <w:proofErr w:type="spellEnd"/>
      <w:r>
        <w:rPr>
          <w:rFonts w:ascii="Calibri" w:hAnsi="Calibri" w:cs="Calibri"/>
          <w:sz w:val="28"/>
          <w:szCs w:val="28"/>
          <w:lang w:eastAsia="zh-TW"/>
        </w:rPr>
        <w:t xml:space="preserve"> in a single analysis.</w:t>
      </w:r>
    </w:p>
  </w:comment>
  <w:comment w:id="15" w:author="Kim-Anh Le Cao" w:date="2016-01-15T15:36:00Z" w:initials="KL">
    <w:p w14:paraId="4454CAB4" w14:textId="77777777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not</w:t>
      </w:r>
      <w:proofErr w:type="gramEnd"/>
      <w:r>
        <w:t xml:space="preserve"> too sure what you mean by relationship.</w:t>
      </w:r>
    </w:p>
    <w:p w14:paraId="256BD8A8" w14:textId="72D872EB" w:rsidR="00360101" w:rsidRDefault="00360101">
      <w:pPr>
        <w:pStyle w:val="CommentText"/>
      </w:pPr>
      <w:r>
        <w:t xml:space="preserve">You can either say significant association, or test for a significant effect of one or multiple </w:t>
      </w:r>
      <w:proofErr w:type="gramStart"/>
      <w:r>
        <w:t>pathways  in</w:t>
      </w:r>
      <w:proofErr w:type="gramEnd"/>
      <w:r>
        <w:t xml:space="preserve"> relation to a phenotype?</w:t>
      </w:r>
    </w:p>
  </w:comment>
  <w:comment w:id="19" w:author="Kim-Anh Le Cao" w:date="2016-01-15T15:38:00Z" w:initials="KL">
    <w:p w14:paraId="4E9CD00A" w14:textId="6FAEEECE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only</w:t>
      </w:r>
      <w:proofErr w:type="gramEnd"/>
      <w:r>
        <w:t xml:space="preserve"> if you replace those genes by ‘</w:t>
      </w:r>
      <w:proofErr w:type="spellStart"/>
      <w:r>
        <w:t>eigen</w:t>
      </w:r>
      <w:proofErr w:type="spellEnd"/>
      <w:r>
        <w:t xml:space="preserve"> genes’ or linear combinations of those genes</w:t>
      </w:r>
    </w:p>
  </w:comment>
  <w:comment w:id="21" w:author="Kim-Anh Le Cao" w:date="2016-01-15T15:38:00Z" w:initials="KL">
    <w:p w14:paraId="5271BB94" w14:textId="63E30BB7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so</w:t>
      </w:r>
      <w:proofErr w:type="gramEnd"/>
      <w:r>
        <w:t xml:space="preserve">, yes, mention </w:t>
      </w:r>
      <w:proofErr w:type="spellStart"/>
      <w:r>
        <w:t>univarite</w:t>
      </w:r>
      <w:proofErr w:type="spellEnd"/>
      <w:r>
        <w:t xml:space="preserve"> earlier to fill the dots</w:t>
      </w:r>
    </w:p>
  </w:comment>
  <w:comment w:id="23" w:author="Kim-Anh Le Cao" w:date="2016-01-15T15:40:00Z" w:initials="KL">
    <w:p w14:paraId="4DDAB099" w14:textId="77777777" w:rsidR="00360101" w:rsidRDefault="00360101">
      <w:pPr>
        <w:pStyle w:val="CommentText"/>
      </w:pPr>
      <w:r>
        <w:rPr>
          <w:rStyle w:val="CommentReference"/>
        </w:rPr>
        <w:annotationRef/>
      </w:r>
      <w:r>
        <w:t>I d cut down to the point.</w:t>
      </w:r>
    </w:p>
    <w:p w14:paraId="1CF4B187" w14:textId="29D4CCB8" w:rsidR="00360101" w:rsidRDefault="00360101">
      <w:pPr>
        <w:pStyle w:val="CommentText"/>
      </w:pPr>
      <w:r>
        <w:t>This step simply consists (and I am not sure I d put the word simply. what if a reader finds it complicated already?</w:t>
      </w:r>
    </w:p>
  </w:comment>
  <w:comment w:id="24" w:author="Kim-Anh Le Cao" w:date="2016-01-15T15:42:00Z" w:initials="KL">
    <w:p w14:paraId="455387D8" w14:textId="3FDA9D48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this</w:t>
      </w:r>
      <w:proofErr w:type="gramEnd"/>
      <w:r>
        <w:t xml:space="preserve"> paragraph is not in </w:t>
      </w:r>
      <w:proofErr w:type="spellStart"/>
      <w:r>
        <w:t>favour</w:t>
      </w:r>
      <w:proofErr w:type="spellEnd"/>
      <w:r>
        <w:t xml:space="preserve"> of multivariate </w:t>
      </w:r>
      <w:proofErr w:type="spellStart"/>
      <w:r>
        <w:t>ststistics</w:t>
      </w:r>
      <w:proofErr w:type="spellEnd"/>
      <w:r>
        <w:t xml:space="preserve"> for pathway analysis,. However you used a multivariate analysis in </w:t>
      </w:r>
      <w:proofErr w:type="spellStart"/>
      <w:r>
        <w:t>pathifier</w:t>
      </w:r>
      <w:proofErr w:type="spellEnd"/>
      <w:r>
        <w:t>. You may want to be slightly less severe</w:t>
      </w:r>
      <w:proofErr w:type="gramStart"/>
      <w:r>
        <w:t>?</w:t>
      </w:r>
      <w:proofErr w:type="gramEnd"/>
    </w:p>
  </w:comment>
  <w:comment w:id="39" w:author="Kim-Anh Le Cao" w:date="2016-01-15T15:45:00Z" w:initials="KL">
    <w:p w14:paraId="1D29839D" w14:textId="77777777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what</w:t>
      </w:r>
      <w:proofErr w:type="gramEnd"/>
      <w:r>
        <w:t xml:space="preserve"> do you mean?</w:t>
      </w:r>
    </w:p>
    <w:p w14:paraId="14C99A08" w14:textId="217371E9" w:rsidR="00360101" w:rsidRDefault="00360101">
      <w:pPr>
        <w:pStyle w:val="CommentText"/>
      </w:pPr>
      <w:proofErr w:type="gramStart"/>
      <w:r>
        <w:t>numerous</w:t>
      </w:r>
      <w:proofErr w:type="gramEnd"/>
      <w:r>
        <w:t xml:space="preserve">? </w:t>
      </w:r>
      <w:proofErr w:type="gramStart"/>
      <w:r>
        <w:t>large</w:t>
      </w:r>
      <w:proofErr w:type="gramEnd"/>
      <w:r>
        <w:t xml:space="preserve"> number of?</w:t>
      </w:r>
    </w:p>
  </w:comment>
  <w:comment w:id="48" w:author="Kim-Anh Le Cao" w:date="2016-01-15T15:47:00Z" w:initials="KL">
    <w:p w14:paraId="6952D779" w14:textId="5626173B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individual</w:t>
      </w:r>
      <w:proofErr w:type="gramEnd"/>
      <w:r>
        <w:t>?</w:t>
      </w:r>
    </w:p>
  </w:comment>
  <w:comment w:id="54" w:author="Kim-Anh Le Cao" w:date="2016-01-15T15:48:00Z" w:initials="KL">
    <w:p w14:paraId="7F13E500" w14:textId="77777777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is</w:t>
      </w:r>
      <w:proofErr w:type="gramEnd"/>
      <w:r>
        <w:t xml:space="preserve"> that really important information?</w:t>
      </w:r>
    </w:p>
    <w:p w14:paraId="2FCFFE9E" w14:textId="07DDFF26" w:rsidR="00360101" w:rsidRDefault="00360101">
      <w:pPr>
        <w:pStyle w:val="CommentText"/>
      </w:pPr>
      <w:r>
        <w:t>Could you just say that it is a commonly accepted tool in the field?</w:t>
      </w:r>
    </w:p>
  </w:comment>
  <w:comment w:id="70" w:author="Kim-Anh Le Cao" w:date="2016-01-15T15:49:00Z" w:initials="KL">
    <w:p w14:paraId="6931AE18" w14:textId="7DF168E5" w:rsidR="00360101" w:rsidRDefault="00360101">
      <w:pPr>
        <w:pStyle w:val="CommentText"/>
      </w:pPr>
      <w:r>
        <w:rPr>
          <w:rStyle w:val="CommentReference"/>
        </w:rPr>
        <w:annotationRef/>
      </w:r>
      <w:proofErr w:type="gramStart"/>
      <w:r>
        <w:t>needed</w:t>
      </w:r>
      <w:proofErr w:type="gramEnd"/>
      <w:r>
        <w:t>?</w:t>
      </w:r>
    </w:p>
  </w:comment>
  <w:comment w:id="76" w:author="Kim-Anh Le Cao" w:date="2016-01-15T15:50:00Z" w:initials="KL">
    <w:p w14:paraId="0D81E396" w14:textId="4F95841B" w:rsidR="003D3377" w:rsidRDefault="003D3377">
      <w:pPr>
        <w:pStyle w:val="CommentText"/>
      </w:pPr>
      <w:r>
        <w:rPr>
          <w:rStyle w:val="CommentReference"/>
        </w:rPr>
        <w:annotationRef/>
      </w:r>
      <w:proofErr w:type="gramStart"/>
      <w:r>
        <w:t>see</w:t>
      </w:r>
      <w:proofErr w:type="gramEnd"/>
      <w:r>
        <w:t xml:space="preserve"> Mark’s comment</w:t>
      </w:r>
    </w:p>
  </w:comment>
  <w:comment w:id="77" w:author="Kim-Anh Le Cao" w:date="2016-01-15T15:51:00Z" w:initials="KL">
    <w:p w14:paraId="3383A33F" w14:textId="7F1AE34F" w:rsidR="003D3377" w:rsidRDefault="003D3377">
      <w:pPr>
        <w:pStyle w:val="CommentText"/>
      </w:pPr>
      <w:r>
        <w:rPr>
          <w:rStyle w:val="CommentReference"/>
        </w:rPr>
        <w:annotationRef/>
      </w:r>
      <w:proofErr w:type="gramStart"/>
      <w:r>
        <w:t>this</w:t>
      </w:r>
      <w:proofErr w:type="gramEnd"/>
      <w:r>
        <w:t xml:space="preserve"> would be almost offensive for a </w:t>
      </w:r>
      <w:proofErr w:type="spellStart"/>
      <w:r>
        <w:t>bioinformatician</w:t>
      </w:r>
      <w:proofErr w:type="spellEnd"/>
      <w:r>
        <w:t xml:space="preserve"> to read that.</w:t>
      </w:r>
      <w:bookmarkStart w:id="78" w:name="_GoBack"/>
      <w:bookmarkEnd w:id="78"/>
    </w:p>
  </w:comment>
  <w:comment w:id="79" w:author="Kim-Anh Le Cao" w:date="2016-01-15T15:51:00Z" w:initials="KL">
    <w:p w14:paraId="162D897E" w14:textId="77777777" w:rsidR="003D3377" w:rsidRDefault="003D3377">
      <w:pPr>
        <w:pStyle w:val="CommentText"/>
      </w:pPr>
      <w:r>
        <w:rPr>
          <w:rStyle w:val="CommentReference"/>
        </w:rPr>
        <w:annotationRef/>
      </w:r>
      <w:proofErr w:type="gramStart"/>
      <w:r>
        <w:t>you</w:t>
      </w:r>
      <w:proofErr w:type="gramEnd"/>
      <w:r>
        <w:t xml:space="preserve"> could say strong interactions between the biological and </w:t>
      </w:r>
      <w:proofErr w:type="spellStart"/>
      <w:r>
        <w:t>biofinromatician</w:t>
      </w:r>
      <w:proofErr w:type="spellEnd"/>
      <w:r>
        <w:t xml:space="preserve"> / computational biology communities are needed.</w:t>
      </w:r>
    </w:p>
    <w:p w14:paraId="7F495858" w14:textId="77777777" w:rsidR="003D3377" w:rsidRDefault="003D3377">
      <w:pPr>
        <w:pStyle w:val="CommentText"/>
      </w:pPr>
      <w:r>
        <w:t xml:space="preserve">We don’t expect a </w:t>
      </w:r>
      <w:proofErr w:type="spellStart"/>
      <w:r>
        <w:t>bioinformatician</w:t>
      </w:r>
      <w:proofErr w:type="spellEnd"/>
      <w:r>
        <w:t xml:space="preserve"> to understand all the biology – nor a biologists to understand all the bioinformatics.</w:t>
      </w:r>
    </w:p>
    <w:p w14:paraId="13174AD3" w14:textId="77777777" w:rsidR="003D3377" w:rsidRDefault="003D3377">
      <w:pPr>
        <w:pStyle w:val="CommentText"/>
      </w:pPr>
    </w:p>
    <w:p w14:paraId="35F9EEA1" w14:textId="00B17935" w:rsidR="003D3377" w:rsidRDefault="003D3377">
      <w:pPr>
        <w:pStyle w:val="CommentText"/>
      </w:pPr>
      <w:r>
        <w:t>Also, you mention bioinformatics a lot, but not computational biology. I think you fit more in that category.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123E34" w14:textId="77777777" w:rsidR="00360101" w:rsidRDefault="00360101" w:rsidP="00531961">
      <w:r>
        <w:separator/>
      </w:r>
    </w:p>
  </w:endnote>
  <w:endnote w:type="continuationSeparator" w:id="0">
    <w:p w14:paraId="1C2F6A89" w14:textId="77777777" w:rsidR="00360101" w:rsidRDefault="00360101" w:rsidP="00531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｢ﾛ｢・ｩ嶸ﾂ">
    <w:altName w:val="ＭＳ 明朝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｢ﾛ｢・????">
    <w:altName w:val="ＭＳ 明朝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E69313" w14:textId="77777777" w:rsidR="00360101" w:rsidRDefault="00360101" w:rsidP="00E61B11">
    <w:pPr>
      <w:pStyle w:val="Footer"/>
      <w:framePr w:wrap="around" w:vAnchor="text" w:hAnchor="margin" w:xAlign="center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D3377">
      <w:rPr>
        <w:rStyle w:val="PageNumber"/>
        <w:noProof/>
      </w:rPr>
      <w:t>28</w:t>
    </w:r>
    <w:r>
      <w:rPr>
        <w:rStyle w:val="PageNumber"/>
      </w:rPr>
      <w:fldChar w:fldCharType="end"/>
    </w:r>
  </w:p>
  <w:p w14:paraId="76A4FA7E" w14:textId="77777777" w:rsidR="00360101" w:rsidRDefault="00360101" w:rsidP="007D3C2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3BB73F" w14:textId="77777777" w:rsidR="00360101" w:rsidRDefault="00360101" w:rsidP="00531961">
      <w:r>
        <w:separator/>
      </w:r>
    </w:p>
  </w:footnote>
  <w:footnote w:type="continuationSeparator" w:id="0">
    <w:p w14:paraId="04FE0B69" w14:textId="77777777" w:rsidR="00360101" w:rsidRDefault="00360101" w:rsidP="005319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7A84CF0"/>
    <w:lvl w:ilvl="0">
      <w:start w:val="1"/>
      <w:numFmt w:val="decimal"/>
      <w:lvlText w:val="%1."/>
      <w:lvlJc w:val="left"/>
      <w:pPr>
        <w:tabs>
          <w:tab w:val="num" w:pos="2281"/>
        </w:tabs>
        <w:ind w:left="2281" w:hanging="360"/>
      </w:pPr>
      <w:rPr>
        <w:rFonts w:cs="Times New Roman"/>
      </w:rPr>
    </w:lvl>
  </w:abstractNum>
  <w:abstractNum w:abstractNumId="1">
    <w:nsid w:val="FFFFFF7D"/>
    <w:multiLevelType w:val="singleLevel"/>
    <w:tmpl w:val="9A9A73E0"/>
    <w:lvl w:ilvl="0">
      <w:start w:val="1"/>
      <w:numFmt w:val="decimal"/>
      <w:lvlText w:val="%1."/>
      <w:lvlJc w:val="left"/>
      <w:pPr>
        <w:tabs>
          <w:tab w:val="num" w:pos="1801"/>
        </w:tabs>
        <w:ind w:left="1801" w:hanging="360"/>
      </w:pPr>
      <w:rPr>
        <w:rFonts w:cs="Times New Roman"/>
      </w:rPr>
    </w:lvl>
  </w:abstractNum>
  <w:abstractNum w:abstractNumId="2">
    <w:nsid w:val="FFFFFF7E"/>
    <w:multiLevelType w:val="singleLevel"/>
    <w:tmpl w:val="ED00B83A"/>
    <w:lvl w:ilvl="0">
      <w:start w:val="1"/>
      <w:numFmt w:val="decimal"/>
      <w:lvlText w:val="%1."/>
      <w:lvlJc w:val="left"/>
      <w:pPr>
        <w:tabs>
          <w:tab w:val="num" w:pos="1321"/>
        </w:tabs>
        <w:ind w:left="1321" w:hanging="360"/>
      </w:pPr>
      <w:rPr>
        <w:rFonts w:cs="Times New Roman"/>
      </w:rPr>
    </w:lvl>
  </w:abstractNum>
  <w:abstractNum w:abstractNumId="3">
    <w:nsid w:val="FFFFFF7F"/>
    <w:multiLevelType w:val="singleLevel"/>
    <w:tmpl w:val="D0A4B710"/>
    <w:lvl w:ilvl="0">
      <w:start w:val="1"/>
      <w:numFmt w:val="decimal"/>
      <w:lvlText w:val="%1."/>
      <w:lvlJc w:val="left"/>
      <w:pPr>
        <w:tabs>
          <w:tab w:val="num" w:pos="841"/>
        </w:tabs>
        <w:ind w:left="841" w:hanging="360"/>
      </w:pPr>
      <w:rPr>
        <w:rFonts w:cs="Times New Roman"/>
      </w:rPr>
    </w:lvl>
  </w:abstractNum>
  <w:abstractNum w:abstractNumId="4">
    <w:nsid w:val="FFFFFF80"/>
    <w:multiLevelType w:val="singleLevel"/>
    <w:tmpl w:val="B896D49E"/>
    <w:lvl w:ilvl="0">
      <w:start w:val="1"/>
      <w:numFmt w:val="bullet"/>
      <w:lvlText w:val=""/>
      <w:lvlJc w:val="left"/>
      <w:pPr>
        <w:tabs>
          <w:tab w:val="num" w:pos="2281"/>
        </w:tabs>
        <w:ind w:left="2281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C66F97A"/>
    <w:lvl w:ilvl="0">
      <w:start w:val="1"/>
      <w:numFmt w:val="bullet"/>
      <w:lvlText w:val=""/>
      <w:lvlJc w:val="left"/>
      <w:pPr>
        <w:tabs>
          <w:tab w:val="num" w:pos="1801"/>
        </w:tabs>
        <w:ind w:left="1801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D0889062"/>
    <w:lvl w:ilvl="0">
      <w:start w:val="1"/>
      <w:numFmt w:val="bullet"/>
      <w:lvlText w:val=""/>
      <w:lvlJc w:val="left"/>
      <w:pPr>
        <w:tabs>
          <w:tab w:val="num" w:pos="1321"/>
        </w:tabs>
        <w:ind w:left="1321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B296A24A"/>
    <w:lvl w:ilvl="0">
      <w:start w:val="1"/>
      <w:numFmt w:val="bullet"/>
      <w:lvlText w:val=""/>
      <w:lvlJc w:val="left"/>
      <w:pPr>
        <w:tabs>
          <w:tab w:val="num" w:pos="841"/>
        </w:tabs>
        <w:ind w:left="841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4D926CBE"/>
    <w:lvl w:ilvl="0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cs="Times New Roman"/>
      </w:rPr>
    </w:lvl>
  </w:abstractNum>
  <w:abstractNum w:abstractNumId="9">
    <w:nsid w:val="FFFFFF89"/>
    <w:multiLevelType w:val="singleLevel"/>
    <w:tmpl w:val="BDDAC338"/>
    <w:lvl w:ilvl="0">
      <w:start w:val="1"/>
      <w:numFmt w:val="bullet"/>
      <w:lvlText w:val=""/>
      <w:lvlJc w:val="left"/>
      <w:pPr>
        <w:tabs>
          <w:tab w:val="num" w:pos="361"/>
        </w:tabs>
        <w:ind w:left="361" w:hanging="360"/>
      </w:pPr>
      <w:rPr>
        <w:rFonts w:ascii="Wingdings" w:hAnsi="Wingdings" w:hint="default"/>
      </w:rPr>
    </w:lvl>
  </w:abstractNum>
  <w:abstractNum w:abstractNumId="1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00706FBA"/>
    <w:multiLevelType w:val="multilevel"/>
    <w:tmpl w:val="06B6E310"/>
    <w:lvl w:ilvl="0">
      <w:start w:val="1"/>
      <w:numFmt w:val="upperRoman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019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12">
    <w:nsid w:val="0309214D"/>
    <w:multiLevelType w:val="multilevel"/>
    <w:tmpl w:val="F12A9B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Figure 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lvlRestart w:val="0"/>
      <w:suff w:val="space"/>
      <w:lvlText w:val="Table %9"/>
      <w:lvlJc w:val="left"/>
      <w:pPr>
        <w:ind w:left="4320" w:hanging="4320"/>
      </w:pPr>
      <w:rPr>
        <w:rFonts w:cs="Times New Roman" w:hint="default"/>
      </w:rPr>
    </w:lvl>
  </w:abstractNum>
  <w:abstractNum w:abstractNumId="13">
    <w:nsid w:val="06BC0F0D"/>
    <w:multiLevelType w:val="multilevel"/>
    <w:tmpl w:val="1C184454"/>
    <w:name w:val="ManuList2"/>
    <w:lvl w:ilvl="0">
      <w:start w:val="1"/>
      <w:numFmt w:val="decimal"/>
      <w:pStyle w:val="ManuscriptCaption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suff w:val="space"/>
      <w:lvlText w:val="Figure %2.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14">
    <w:nsid w:val="13031BEA"/>
    <w:multiLevelType w:val="multilevel"/>
    <w:tmpl w:val="456831E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15">
    <w:nsid w:val="18327469"/>
    <w:multiLevelType w:val="multilevel"/>
    <w:tmpl w:val="C60083C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6">
    <w:nsid w:val="1B345D7C"/>
    <w:multiLevelType w:val="multilevel"/>
    <w:tmpl w:val="105E49A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17">
    <w:nsid w:val="1D4D5929"/>
    <w:multiLevelType w:val="multilevel"/>
    <w:tmpl w:val="456831E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18">
    <w:nsid w:val="23A518C9"/>
    <w:multiLevelType w:val="multilevel"/>
    <w:tmpl w:val="0B24D44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suff w:val="space"/>
      <w:lvlText w:val="Figure %2.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suff w:val="space"/>
      <w:lvlText w:val="Table %2.%9"/>
      <w:lvlJc w:val="left"/>
      <w:pPr>
        <w:ind w:left="4320" w:hanging="4320"/>
      </w:pPr>
      <w:rPr>
        <w:rFonts w:cs="Times New Roman" w:hint="default"/>
      </w:rPr>
    </w:lvl>
  </w:abstractNum>
  <w:abstractNum w:abstractNumId="19">
    <w:nsid w:val="25184319"/>
    <w:multiLevelType w:val="multilevel"/>
    <w:tmpl w:val="BCCC7554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0">
    <w:nsid w:val="25333ECB"/>
    <w:multiLevelType w:val="multilevel"/>
    <w:tmpl w:val="40FC8FA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1">
    <w:nsid w:val="276C2153"/>
    <w:multiLevelType w:val="multilevel"/>
    <w:tmpl w:val="F12A9BF0"/>
    <w:name w:val="ManuList"/>
    <w:lvl w:ilvl="0">
      <w:start w:val="1"/>
      <w:numFmt w:val="decimal"/>
      <w:pStyle w:val="ManuscriptHeading1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ManuscriptHeading2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pStyle w:val="ManuscriptHeading3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pStyle w:val="ManuscriptHeading4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Restart w:val="0"/>
      <w:pStyle w:val="ManuscriptCaption"/>
      <w:suff w:val="space"/>
      <w:lvlText w:val="Figure 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lvlRestart w:val="0"/>
      <w:suff w:val="space"/>
      <w:lvlText w:val="Table %9"/>
      <w:lvlJc w:val="left"/>
      <w:pPr>
        <w:ind w:left="4320" w:hanging="4320"/>
      </w:pPr>
      <w:rPr>
        <w:rFonts w:cs="Times New Roman" w:hint="default"/>
      </w:rPr>
    </w:lvl>
  </w:abstractNum>
  <w:abstractNum w:abstractNumId="22">
    <w:nsid w:val="35890CD9"/>
    <w:multiLevelType w:val="multilevel"/>
    <w:tmpl w:val="B352ED1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3">
    <w:nsid w:val="39BB731E"/>
    <w:multiLevelType w:val="multilevel"/>
    <w:tmpl w:val="4776FE6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1082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4">
    <w:nsid w:val="3CBA62C4"/>
    <w:multiLevelType w:val="multilevel"/>
    <w:tmpl w:val="0EA419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444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5">
    <w:nsid w:val="3E365B17"/>
    <w:multiLevelType w:val="multilevel"/>
    <w:tmpl w:val="7780DBAC"/>
    <w:lvl w:ilvl="0">
      <w:start w:val="1"/>
      <w:numFmt w:val="upperRoman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288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6">
    <w:nsid w:val="3FEE48FF"/>
    <w:multiLevelType w:val="multilevel"/>
    <w:tmpl w:val="0C5222DC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7">
    <w:nsid w:val="4F5129A4"/>
    <w:multiLevelType w:val="multilevel"/>
    <w:tmpl w:val="40FC8FA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28">
    <w:nsid w:val="601146DD"/>
    <w:multiLevelType w:val="multilevel"/>
    <w:tmpl w:val="637E4D74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2.%9"/>
      <w:lvlJc w:val="left"/>
      <w:pPr>
        <w:ind w:left="4320" w:hanging="1440"/>
      </w:pPr>
      <w:rPr>
        <w:rFonts w:cs="Times New Roman" w:hint="default"/>
      </w:rPr>
    </w:lvl>
  </w:abstractNum>
  <w:abstractNum w:abstractNumId="29">
    <w:nsid w:val="685968FC"/>
    <w:multiLevelType w:val="multilevel"/>
    <w:tmpl w:val="8E2CC3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suff w:val="space"/>
      <w:lvlText w:val="Figure %2.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30">
    <w:nsid w:val="6C647A45"/>
    <w:multiLevelType w:val="hybridMultilevel"/>
    <w:tmpl w:val="109A4C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D36760C"/>
    <w:multiLevelType w:val="multilevel"/>
    <w:tmpl w:val="40FC8FA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32">
    <w:nsid w:val="6FED263B"/>
    <w:multiLevelType w:val="multilevel"/>
    <w:tmpl w:val="F12A9B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Restart w:val="0"/>
      <w:suff w:val="space"/>
      <w:lvlText w:val="Figure 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lvlRestart w:val="0"/>
      <w:suff w:val="space"/>
      <w:lvlText w:val="Table %9"/>
      <w:lvlJc w:val="left"/>
      <w:pPr>
        <w:ind w:left="4320" w:hanging="4320"/>
      </w:pPr>
      <w:rPr>
        <w:rFonts w:cs="Times New Roman" w:hint="default"/>
      </w:rPr>
    </w:lvl>
  </w:abstractNum>
  <w:abstractNum w:abstractNumId="33">
    <w:nsid w:val="721264E9"/>
    <w:multiLevelType w:val="multilevel"/>
    <w:tmpl w:val="3710AE8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suff w:val="space"/>
      <w:lvlText w:val="Figure %2.%8"/>
      <w:lvlJc w:val="left"/>
      <w:pPr>
        <w:ind w:left="3744" w:hanging="374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34">
    <w:nsid w:val="778D3DC5"/>
    <w:multiLevelType w:val="multilevel"/>
    <w:tmpl w:val="D95C5C8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35">
    <w:nsid w:val="7B3857A4"/>
    <w:multiLevelType w:val="multilevel"/>
    <w:tmpl w:val="D1D0A69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650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940"/>
      </w:pPr>
      <w:rPr>
        <w:rFonts w:cs="Times New Roman" w:hint="default"/>
      </w:rPr>
    </w:lvl>
    <w:lvl w:ilvl="3">
      <w:start w:val="1"/>
      <w:numFmt w:val="decimal"/>
      <w:suff w:val="space"/>
      <w:lvlText w:val="%1.%2.%3.%4"/>
      <w:lvlJc w:val="left"/>
      <w:pPr>
        <w:ind w:left="1728" w:hanging="1303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suff w:val="space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suff w:val="space"/>
      <w:lvlText w:val="Table %2.%9"/>
      <w:lvlJc w:val="left"/>
      <w:pPr>
        <w:ind w:left="4320" w:hanging="1440"/>
      </w:pPr>
      <w:rPr>
        <w:rFonts w:cs="Times New Roman" w:hint="default"/>
      </w:rPr>
    </w:lvl>
  </w:abstractNum>
  <w:abstractNum w:abstractNumId="36">
    <w:nsid w:val="7E4325AA"/>
    <w:multiLevelType w:val="multilevel"/>
    <w:tmpl w:val="760082F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lowerRoman"/>
      <w:suff w:val="space"/>
      <w:lvlText w:val="%4"/>
      <w:lvlJc w:val="left"/>
      <w:pPr>
        <w:ind w:left="1728" w:hanging="1728"/>
      </w:pPr>
      <w:rPr>
        <w:rFonts w:cs="Times New Roman" w:hint="default"/>
      </w:rPr>
    </w:lvl>
    <w:lvl w:ilvl="4">
      <w:start w:val="1"/>
      <w:numFmt w:val="decimal"/>
      <w:suff w:val="space"/>
      <w:lvlText w:val="%1.%2.%3.%4.%5."/>
      <w:lvlJc w:val="left"/>
      <w:pPr>
        <w:ind w:left="2232" w:hanging="223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9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Figure %2.%8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Table %2.%9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21"/>
  </w:num>
  <w:num w:numId="2">
    <w:abstractNumId w:val="15"/>
  </w:num>
  <w:num w:numId="3">
    <w:abstractNumId w:val="28"/>
  </w:num>
  <w:num w:numId="4">
    <w:abstractNumId w:val="26"/>
  </w:num>
  <w:num w:numId="5">
    <w:abstractNumId w:val="36"/>
  </w:num>
  <w:num w:numId="6">
    <w:abstractNumId w:val="25"/>
  </w:num>
  <w:num w:numId="7">
    <w:abstractNumId w:val="11"/>
  </w:num>
  <w:num w:numId="8">
    <w:abstractNumId w:val="16"/>
  </w:num>
  <w:num w:numId="9">
    <w:abstractNumId w:val="23"/>
  </w:num>
  <w:num w:numId="10">
    <w:abstractNumId w:val="24"/>
  </w:num>
  <w:num w:numId="11">
    <w:abstractNumId w:val="14"/>
  </w:num>
  <w:num w:numId="12">
    <w:abstractNumId w:val="17"/>
  </w:num>
  <w:num w:numId="13">
    <w:abstractNumId w:val="27"/>
  </w:num>
  <w:num w:numId="14">
    <w:abstractNumId w:val="31"/>
  </w:num>
  <w:num w:numId="15">
    <w:abstractNumId w:val="20"/>
  </w:num>
  <w:num w:numId="16">
    <w:abstractNumId w:val="21"/>
  </w:num>
  <w:num w:numId="17">
    <w:abstractNumId w:val="22"/>
  </w:num>
  <w:num w:numId="18">
    <w:abstractNumId w:val="13"/>
  </w:num>
  <w:num w:numId="19">
    <w:abstractNumId w:val="34"/>
  </w:num>
  <w:num w:numId="20">
    <w:abstractNumId w:val="19"/>
  </w:num>
  <w:num w:numId="21">
    <w:abstractNumId w:val="29"/>
  </w:num>
  <w:num w:numId="22">
    <w:abstractNumId w:val="33"/>
  </w:num>
  <w:num w:numId="23">
    <w:abstractNumId w:val="35"/>
  </w:num>
  <w:num w:numId="24">
    <w:abstractNumId w:val="18"/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  <w:num w:numId="35">
    <w:abstractNumId w:val="12"/>
  </w:num>
  <w:num w:numId="3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</w:num>
  <w:num w:numId="38">
    <w:abstractNumId w:val="32"/>
  </w:num>
  <w:num w:numId="39">
    <w:abstractNumId w:val="21"/>
  </w:num>
  <w:num w:numId="40">
    <w:abstractNumId w:val="21"/>
  </w:num>
  <w:num w:numId="41">
    <w:abstractNumId w:val="10"/>
  </w:num>
  <w:num w:numId="42">
    <w:abstractNumId w:val="21"/>
  </w:num>
  <w:num w:numId="43">
    <w:abstractNumId w:val="21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E64"/>
    <w:rsid w:val="00000623"/>
    <w:rsid w:val="00001553"/>
    <w:rsid w:val="00001909"/>
    <w:rsid w:val="0000245F"/>
    <w:rsid w:val="000032C3"/>
    <w:rsid w:val="000039EE"/>
    <w:rsid w:val="00004168"/>
    <w:rsid w:val="00004209"/>
    <w:rsid w:val="000045E9"/>
    <w:rsid w:val="00005258"/>
    <w:rsid w:val="00005C93"/>
    <w:rsid w:val="00006515"/>
    <w:rsid w:val="00007870"/>
    <w:rsid w:val="00010666"/>
    <w:rsid w:val="0001218A"/>
    <w:rsid w:val="00012FB4"/>
    <w:rsid w:val="00013647"/>
    <w:rsid w:val="00013D97"/>
    <w:rsid w:val="000149B7"/>
    <w:rsid w:val="00014AA5"/>
    <w:rsid w:val="00015929"/>
    <w:rsid w:val="000159C6"/>
    <w:rsid w:val="00016DA8"/>
    <w:rsid w:val="00016EA6"/>
    <w:rsid w:val="00016F29"/>
    <w:rsid w:val="00016FB1"/>
    <w:rsid w:val="00017A08"/>
    <w:rsid w:val="0002187A"/>
    <w:rsid w:val="0002197B"/>
    <w:rsid w:val="0002431A"/>
    <w:rsid w:val="000260B3"/>
    <w:rsid w:val="00026891"/>
    <w:rsid w:val="000273F5"/>
    <w:rsid w:val="00027875"/>
    <w:rsid w:val="00030231"/>
    <w:rsid w:val="000305CE"/>
    <w:rsid w:val="00030BED"/>
    <w:rsid w:val="0003140F"/>
    <w:rsid w:val="00031C14"/>
    <w:rsid w:val="00032237"/>
    <w:rsid w:val="0003233A"/>
    <w:rsid w:val="00032E1D"/>
    <w:rsid w:val="0003504E"/>
    <w:rsid w:val="000355B4"/>
    <w:rsid w:val="00035C80"/>
    <w:rsid w:val="00035D96"/>
    <w:rsid w:val="00035EEA"/>
    <w:rsid w:val="000360F9"/>
    <w:rsid w:val="0003693A"/>
    <w:rsid w:val="00037C1D"/>
    <w:rsid w:val="0004009F"/>
    <w:rsid w:val="00042281"/>
    <w:rsid w:val="0004267F"/>
    <w:rsid w:val="00043FAA"/>
    <w:rsid w:val="00044110"/>
    <w:rsid w:val="00044BFE"/>
    <w:rsid w:val="000463DA"/>
    <w:rsid w:val="00046AB7"/>
    <w:rsid w:val="00046DD4"/>
    <w:rsid w:val="00047137"/>
    <w:rsid w:val="0005034D"/>
    <w:rsid w:val="000507E4"/>
    <w:rsid w:val="00050D14"/>
    <w:rsid w:val="000517F3"/>
    <w:rsid w:val="00051A89"/>
    <w:rsid w:val="00052042"/>
    <w:rsid w:val="00053361"/>
    <w:rsid w:val="0005370C"/>
    <w:rsid w:val="00053AD2"/>
    <w:rsid w:val="00054E20"/>
    <w:rsid w:val="0005525A"/>
    <w:rsid w:val="000561A4"/>
    <w:rsid w:val="0005666A"/>
    <w:rsid w:val="000575D1"/>
    <w:rsid w:val="0005783A"/>
    <w:rsid w:val="0006076D"/>
    <w:rsid w:val="00060858"/>
    <w:rsid w:val="00062D60"/>
    <w:rsid w:val="00062F72"/>
    <w:rsid w:val="00066CEF"/>
    <w:rsid w:val="0007004A"/>
    <w:rsid w:val="0007017D"/>
    <w:rsid w:val="00072B00"/>
    <w:rsid w:val="00072ECD"/>
    <w:rsid w:val="00073A95"/>
    <w:rsid w:val="00073E80"/>
    <w:rsid w:val="0007556A"/>
    <w:rsid w:val="00077203"/>
    <w:rsid w:val="00077F20"/>
    <w:rsid w:val="000801B7"/>
    <w:rsid w:val="0008032E"/>
    <w:rsid w:val="0008151F"/>
    <w:rsid w:val="000819F3"/>
    <w:rsid w:val="00081B63"/>
    <w:rsid w:val="00081F3B"/>
    <w:rsid w:val="0008222F"/>
    <w:rsid w:val="00083D99"/>
    <w:rsid w:val="000841C0"/>
    <w:rsid w:val="0008477D"/>
    <w:rsid w:val="000853E7"/>
    <w:rsid w:val="000867FE"/>
    <w:rsid w:val="0008730E"/>
    <w:rsid w:val="00087B69"/>
    <w:rsid w:val="0009022D"/>
    <w:rsid w:val="00090453"/>
    <w:rsid w:val="00090884"/>
    <w:rsid w:val="00090A40"/>
    <w:rsid w:val="00090DC1"/>
    <w:rsid w:val="00091056"/>
    <w:rsid w:val="00091178"/>
    <w:rsid w:val="0009129C"/>
    <w:rsid w:val="00092999"/>
    <w:rsid w:val="00092DC9"/>
    <w:rsid w:val="00093F03"/>
    <w:rsid w:val="00094212"/>
    <w:rsid w:val="000946C8"/>
    <w:rsid w:val="00094A76"/>
    <w:rsid w:val="00094B22"/>
    <w:rsid w:val="000957E4"/>
    <w:rsid w:val="00095A53"/>
    <w:rsid w:val="00096209"/>
    <w:rsid w:val="00096EEB"/>
    <w:rsid w:val="0009727A"/>
    <w:rsid w:val="00097707"/>
    <w:rsid w:val="000A0B43"/>
    <w:rsid w:val="000A10F0"/>
    <w:rsid w:val="000A1207"/>
    <w:rsid w:val="000A1F30"/>
    <w:rsid w:val="000A1F78"/>
    <w:rsid w:val="000A2298"/>
    <w:rsid w:val="000A2AC2"/>
    <w:rsid w:val="000A3526"/>
    <w:rsid w:val="000A36C3"/>
    <w:rsid w:val="000A3E64"/>
    <w:rsid w:val="000A4F68"/>
    <w:rsid w:val="000A5C82"/>
    <w:rsid w:val="000B0D41"/>
    <w:rsid w:val="000B14CD"/>
    <w:rsid w:val="000B1776"/>
    <w:rsid w:val="000B2CB2"/>
    <w:rsid w:val="000B3F12"/>
    <w:rsid w:val="000B410F"/>
    <w:rsid w:val="000B4D69"/>
    <w:rsid w:val="000B5B0E"/>
    <w:rsid w:val="000B75EC"/>
    <w:rsid w:val="000B79CA"/>
    <w:rsid w:val="000C035A"/>
    <w:rsid w:val="000C10DA"/>
    <w:rsid w:val="000C1A38"/>
    <w:rsid w:val="000C1AFC"/>
    <w:rsid w:val="000C3080"/>
    <w:rsid w:val="000C3664"/>
    <w:rsid w:val="000C4957"/>
    <w:rsid w:val="000C56C8"/>
    <w:rsid w:val="000C6294"/>
    <w:rsid w:val="000C647B"/>
    <w:rsid w:val="000C6F8A"/>
    <w:rsid w:val="000C72A2"/>
    <w:rsid w:val="000D03CA"/>
    <w:rsid w:val="000D09C9"/>
    <w:rsid w:val="000D0AA5"/>
    <w:rsid w:val="000D0F60"/>
    <w:rsid w:val="000D1094"/>
    <w:rsid w:val="000D1D83"/>
    <w:rsid w:val="000D3AF7"/>
    <w:rsid w:val="000D4056"/>
    <w:rsid w:val="000D40EA"/>
    <w:rsid w:val="000D4543"/>
    <w:rsid w:val="000D4AF4"/>
    <w:rsid w:val="000D4BB9"/>
    <w:rsid w:val="000D5693"/>
    <w:rsid w:val="000D570C"/>
    <w:rsid w:val="000D5A1D"/>
    <w:rsid w:val="000D5E9E"/>
    <w:rsid w:val="000D688F"/>
    <w:rsid w:val="000D68FC"/>
    <w:rsid w:val="000D6A1D"/>
    <w:rsid w:val="000D6B32"/>
    <w:rsid w:val="000D6EBF"/>
    <w:rsid w:val="000D703E"/>
    <w:rsid w:val="000D7B04"/>
    <w:rsid w:val="000E0028"/>
    <w:rsid w:val="000E0F70"/>
    <w:rsid w:val="000E14A2"/>
    <w:rsid w:val="000E14C7"/>
    <w:rsid w:val="000E18E7"/>
    <w:rsid w:val="000E1B5B"/>
    <w:rsid w:val="000E24FE"/>
    <w:rsid w:val="000E3760"/>
    <w:rsid w:val="000E3E5F"/>
    <w:rsid w:val="000E46E8"/>
    <w:rsid w:val="000E524A"/>
    <w:rsid w:val="000E5A2A"/>
    <w:rsid w:val="000E5CD9"/>
    <w:rsid w:val="000E68FC"/>
    <w:rsid w:val="000F0498"/>
    <w:rsid w:val="000F05F1"/>
    <w:rsid w:val="000F0845"/>
    <w:rsid w:val="000F0F11"/>
    <w:rsid w:val="000F14FF"/>
    <w:rsid w:val="000F1E4F"/>
    <w:rsid w:val="000F257A"/>
    <w:rsid w:val="000F2EB4"/>
    <w:rsid w:val="000F3028"/>
    <w:rsid w:val="000F4234"/>
    <w:rsid w:val="000F46DB"/>
    <w:rsid w:val="000F5B92"/>
    <w:rsid w:val="000F6010"/>
    <w:rsid w:val="000F7099"/>
    <w:rsid w:val="000F71C5"/>
    <w:rsid w:val="000F76C4"/>
    <w:rsid w:val="00100EAB"/>
    <w:rsid w:val="00101111"/>
    <w:rsid w:val="00101C7D"/>
    <w:rsid w:val="00102263"/>
    <w:rsid w:val="00102483"/>
    <w:rsid w:val="0010369F"/>
    <w:rsid w:val="00103C24"/>
    <w:rsid w:val="00103CF7"/>
    <w:rsid w:val="00104C12"/>
    <w:rsid w:val="00105D10"/>
    <w:rsid w:val="00106384"/>
    <w:rsid w:val="001072D7"/>
    <w:rsid w:val="001076D4"/>
    <w:rsid w:val="001103A6"/>
    <w:rsid w:val="00110666"/>
    <w:rsid w:val="00111BE7"/>
    <w:rsid w:val="00114408"/>
    <w:rsid w:val="00114419"/>
    <w:rsid w:val="00116515"/>
    <w:rsid w:val="00117143"/>
    <w:rsid w:val="0011766D"/>
    <w:rsid w:val="0011775D"/>
    <w:rsid w:val="00117D22"/>
    <w:rsid w:val="001204F7"/>
    <w:rsid w:val="00121188"/>
    <w:rsid w:val="00121DBF"/>
    <w:rsid w:val="00122961"/>
    <w:rsid w:val="00122D1E"/>
    <w:rsid w:val="0012335B"/>
    <w:rsid w:val="001239AA"/>
    <w:rsid w:val="00123BD2"/>
    <w:rsid w:val="00123CFB"/>
    <w:rsid w:val="00124069"/>
    <w:rsid w:val="00124847"/>
    <w:rsid w:val="0012488D"/>
    <w:rsid w:val="00124CD7"/>
    <w:rsid w:val="0012506A"/>
    <w:rsid w:val="00125729"/>
    <w:rsid w:val="00125D03"/>
    <w:rsid w:val="00126F89"/>
    <w:rsid w:val="001278D7"/>
    <w:rsid w:val="00130994"/>
    <w:rsid w:val="00130E7A"/>
    <w:rsid w:val="00131418"/>
    <w:rsid w:val="001316EA"/>
    <w:rsid w:val="001324EC"/>
    <w:rsid w:val="00133ED5"/>
    <w:rsid w:val="00133F63"/>
    <w:rsid w:val="00134983"/>
    <w:rsid w:val="00134CEF"/>
    <w:rsid w:val="00134F70"/>
    <w:rsid w:val="001355FB"/>
    <w:rsid w:val="00135701"/>
    <w:rsid w:val="00136C9E"/>
    <w:rsid w:val="00137826"/>
    <w:rsid w:val="001400A7"/>
    <w:rsid w:val="0014085B"/>
    <w:rsid w:val="00143A1B"/>
    <w:rsid w:val="0014435B"/>
    <w:rsid w:val="00144D6C"/>
    <w:rsid w:val="00144F9A"/>
    <w:rsid w:val="00146D87"/>
    <w:rsid w:val="00147330"/>
    <w:rsid w:val="00147711"/>
    <w:rsid w:val="00147831"/>
    <w:rsid w:val="00147DA2"/>
    <w:rsid w:val="00150095"/>
    <w:rsid w:val="00150BC9"/>
    <w:rsid w:val="00150D6A"/>
    <w:rsid w:val="001522B0"/>
    <w:rsid w:val="00152ABE"/>
    <w:rsid w:val="00152FC6"/>
    <w:rsid w:val="00153FE6"/>
    <w:rsid w:val="00154278"/>
    <w:rsid w:val="00154311"/>
    <w:rsid w:val="00154818"/>
    <w:rsid w:val="0015492E"/>
    <w:rsid w:val="00154B02"/>
    <w:rsid w:val="00156971"/>
    <w:rsid w:val="00156E2A"/>
    <w:rsid w:val="00157A4E"/>
    <w:rsid w:val="00157B4C"/>
    <w:rsid w:val="00160D29"/>
    <w:rsid w:val="00161B74"/>
    <w:rsid w:val="0016227F"/>
    <w:rsid w:val="00162403"/>
    <w:rsid w:val="00162B9C"/>
    <w:rsid w:val="001634AD"/>
    <w:rsid w:val="00163CCF"/>
    <w:rsid w:val="001649DD"/>
    <w:rsid w:val="00165F68"/>
    <w:rsid w:val="001665CD"/>
    <w:rsid w:val="0016672B"/>
    <w:rsid w:val="00166881"/>
    <w:rsid w:val="00166E50"/>
    <w:rsid w:val="001678BB"/>
    <w:rsid w:val="00167D1D"/>
    <w:rsid w:val="001700A1"/>
    <w:rsid w:val="00170309"/>
    <w:rsid w:val="00170B97"/>
    <w:rsid w:val="00170E79"/>
    <w:rsid w:val="00171DAB"/>
    <w:rsid w:val="0017269A"/>
    <w:rsid w:val="001735B6"/>
    <w:rsid w:val="00174440"/>
    <w:rsid w:val="00175B00"/>
    <w:rsid w:val="00176299"/>
    <w:rsid w:val="001766D5"/>
    <w:rsid w:val="00176AB3"/>
    <w:rsid w:val="0017704E"/>
    <w:rsid w:val="001778E5"/>
    <w:rsid w:val="00180181"/>
    <w:rsid w:val="00180D9C"/>
    <w:rsid w:val="00181530"/>
    <w:rsid w:val="00181A32"/>
    <w:rsid w:val="00183E90"/>
    <w:rsid w:val="001854DB"/>
    <w:rsid w:val="001855A4"/>
    <w:rsid w:val="0018583A"/>
    <w:rsid w:val="00187557"/>
    <w:rsid w:val="001916F5"/>
    <w:rsid w:val="00191F2F"/>
    <w:rsid w:val="001923F5"/>
    <w:rsid w:val="00192F92"/>
    <w:rsid w:val="00192FD8"/>
    <w:rsid w:val="00193998"/>
    <w:rsid w:val="001955B0"/>
    <w:rsid w:val="00195647"/>
    <w:rsid w:val="00195D53"/>
    <w:rsid w:val="001961C7"/>
    <w:rsid w:val="001966A4"/>
    <w:rsid w:val="00196C35"/>
    <w:rsid w:val="00196C66"/>
    <w:rsid w:val="0019778E"/>
    <w:rsid w:val="00197B0E"/>
    <w:rsid w:val="00197C96"/>
    <w:rsid w:val="001A00D4"/>
    <w:rsid w:val="001A08B3"/>
    <w:rsid w:val="001A0C89"/>
    <w:rsid w:val="001A0DBD"/>
    <w:rsid w:val="001A176B"/>
    <w:rsid w:val="001A3561"/>
    <w:rsid w:val="001A44FC"/>
    <w:rsid w:val="001A5941"/>
    <w:rsid w:val="001A5FD6"/>
    <w:rsid w:val="001A5FEC"/>
    <w:rsid w:val="001A631C"/>
    <w:rsid w:val="001A66C0"/>
    <w:rsid w:val="001A6CB7"/>
    <w:rsid w:val="001A73C0"/>
    <w:rsid w:val="001B0CA0"/>
    <w:rsid w:val="001B15AA"/>
    <w:rsid w:val="001B1D42"/>
    <w:rsid w:val="001B1F01"/>
    <w:rsid w:val="001B220D"/>
    <w:rsid w:val="001B26F8"/>
    <w:rsid w:val="001B2993"/>
    <w:rsid w:val="001B3603"/>
    <w:rsid w:val="001B3914"/>
    <w:rsid w:val="001B4612"/>
    <w:rsid w:val="001B47D2"/>
    <w:rsid w:val="001B4A02"/>
    <w:rsid w:val="001B4E02"/>
    <w:rsid w:val="001B5059"/>
    <w:rsid w:val="001B5903"/>
    <w:rsid w:val="001B59BF"/>
    <w:rsid w:val="001B5C72"/>
    <w:rsid w:val="001B6720"/>
    <w:rsid w:val="001C0577"/>
    <w:rsid w:val="001C0DDD"/>
    <w:rsid w:val="001C145D"/>
    <w:rsid w:val="001C167C"/>
    <w:rsid w:val="001C29DF"/>
    <w:rsid w:val="001C2C79"/>
    <w:rsid w:val="001C2CAE"/>
    <w:rsid w:val="001C34F3"/>
    <w:rsid w:val="001C39E8"/>
    <w:rsid w:val="001C3E42"/>
    <w:rsid w:val="001C418C"/>
    <w:rsid w:val="001C443F"/>
    <w:rsid w:val="001C4542"/>
    <w:rsid w:val="001C4781"/>
    <w:rsid w:val="001C4993"/>
    <w:rsid w:val="001C4D51"/>
    <w:rsid w:val="001C4E90"/>
    <w:rsid w:val="001C5676"/>
    <w:rsid w:val="001C5F4E"/>
    <w:rsid w:val="001C66AD"/>
    <w:rsid w:val="001C6FA4"/>
    <w:rsid w:val="001C7477"/>
    <w:rsid w:val="001C77C3"/>
    <w:rsid w:val="001D08CA"/>
    <w:rsid w:val="001D0A44"/>
    <w:rsid w:val="001D199A"/>
    <w:rsid w:val="001D1B7D"/>
    <w:rsid w:val="001D2D0C"/>
    <w:rsid w:val="001D2EC6"/>
    <w:rsid w:val="001D38FA"/>
    <w:rsid w:val="001D39B3"/>
    <w:rsid w:val="001D3BE0"/>
    <w:rsid w:val="001D473F"/>
    <w:rsid w:val="001D54CB"/>
    <w:rsid w:val="001D5951"/>
    <w:rsid w:val="001D6E51"/>
    <w:rsid w:val="001D795E"/>
    <w:rsid w:val="001D7F0F"/>
    <w:rsid w:val="001E0558"/>
    <w:rsid w:val="001E1AEB"/>
    <w:rsid w:val="001E2879"/>
    <w:rsid w:val="001E2A40"/>
    <w:rsid w:val="001E2AAD"/>
    <w:rsid w:val="001E3CCA"/>
    <w:rsid w:val="001E6752"/>
    <w:rsid w:val="001F0088"/>
    <w:rsid w:val="001F014C"/>
    <w:rsid w:val="001F0340"/>
    <w:rsid w:val="001F0A37"/>
    <w:rsid w:val="001F0F60"/>
    <w:rsid w:val="001F101F"/>
    <w:rsid w:val="001F238B"/>
    <w:rsid w:val="001F25D7"/>
    <w:rsid w:val="001F2E55"/>
    <w:rsid w:val="001F4F2E"/>
    <w:rsid w:val="001F5A24"/>
    <w:rsid w:val="001F6F39"/>
    <w:rsid w:val="001F7A4E"/>
    <w:rsid w:val="0020075D"/>
    <w:rsid w:val="00200769"/>
    <w:rsid w:val="002020BD"/>
    <w:rsid w:val="00202767"/>
    <w:rsid w:val="00202C90"/>
    <w:rsid w:val="00202F1C"/>
    <w:rsid w:val="0020376F"/>
    <w:rsid w:val="00203982"/>
    <w:rsid w:val="00203C9E"/>
    <w:rsid w:val="00204470"/>
    <w:rsid w:val="00204CAA"/>
    <w:rsid w:val="00204CB4"/>
    <w:rsid w:val="00205A61"/>
    <w:rsid w:val="00205AB5"/>
    <w:rsid w:val="00205DDD"/>
    <w:rsid w:val="0020783E"/>
    <w:rsid w:val="00207E77"/>
    <w:rsid w:val="002103DF"/>
    <w:rsid w:val="00210685"/>
    <w:rsid w:val="00211D51"/>
    <w:rsid w:val="0021340C"/>
    <w:rsid w:val="00214811"/>
    <w:rsid w:val="00214829"/>
    <w:rsid w:val="00216379"/>
    <w:rsid w:val="00217DBD"/>
    <w:rsid w:val="00220F1F"/>
    <w:rsid w:val="002213F3"/>
    <w:rsid w:val="002215A3"/>
    <w:rsid w:val="00222793"/>
    <w:rsid w:val="00223169"/>
    <w:rsid w:val="00223EAA"/>
    <w:rsid w:val="0022410D"/>
    <w:rsid w:val="002249D7"/>
    <w:rsid w:val="00224B08"/>
    <w:rsid w:val="002253F4"/>
    <w:rsid w:val="00226EB2"/>
    <w:rsid w:val="0022759B"/>
    <w:rsid w:val="00227AC0"/>
    <w:rsid w:val="00227C9F"/>
    <w:rsid w:val="0023020D"/>
    <w:rsid w:val="00231838"/>
    <w:rsid w:val="00231BB2"/>
    <w:rsid w:val="002340EC"/>
    <w:rsid w:val="0023501D"/>
    <w:rsid w:val="00235458"/>
    <w:rsid w:val="00235BCF"/>
    <w:rsid w:val="00235E52"/>
    <w:rsid w:val="002367CB"/>
    <w:rsid w:val="00236CEA"/>
    <w:rsid w:val="00237286"/>
    <w:rsid w:val="002373F5"/>
    <w:rsid w:val="002376D7"/>
    <w:rsid w:val="00237F07"/>
    <w:rsid w:val="00240056"/>
    <w:rsid w:val="002409FE"/>
    <w:rsid w:val="002417D7"/>
    <w:rsid w:val="002418FD"/>
    <w:rsid w:val="00242F46"/>
    <w:rsid w:val="002432B9"/>
    <w:rsid w:val="0024370F"/>
    <w:rsid w:val="00243C3C"/>
    <w:rsid w:val="00243CDA"/>
    <w:rsid w:val="00243DCD"/>
    <w:rsid w:val="002441E2"/>
    <w:rsid w:val="00245326"/>
    <w:rsid w:val="002457A2"/>
    <w:rsid w:val="002471D1"/>
    <w:rsid w:val="002500E6"/>
    <w:rsid w:val="00250443"/>
    <w:rsid w:val="0025140F"/>
    <w:rsid w:val="002517EE"/>
    <w:rsid w:val="002519F5"/>
    <w:rsid w:val="002546E7"/>
    <w:rsid w:val="00254785"/>
    <w:rsid w:val="00254F05"/>
    <w:rsid w:val="00255987"/>
    <w:rsid w:val="00257511"/>
    <w:rsid w:val="00257A52"/>
    <w:rsid w:val="00257AD7"/>
    <w:rsid w:val="00261261"/>
    <w:rsid w:val="002614F4"/>
    <w:rsid w:val="00262178"/>
    <w:rsid w:val="002628E2"/>
    <w:rsid w:val="002635EB"/>
    <w:rsid w:val="00263EE2"/>
    <w:rsid w:val="00264152"/>
    <w:rsid w:val="00266561"/>
    <w:rsid w:val="00267B83"/>
    <w:rsid w:val="00270242"/>
    <w:rsid w:val="00271274"/>
    <w:rsid w:val="00271AB0"/>
    <w:rsid w:val="00271B3E"/>
    <w:rsid w:val="00271C5A"/>
    <w:rsid w:val="002725AC"/>
    <w:rsid w:val="002725DC"/>
    <w:rsid w:val="00272E6A"/>
    <w:rsid w:val="002731EB"/>
    <w:rsid w:val="00273549"/>
    <w:rsid w:val="00273839"/>
    <w:rsid w:val="00274008"/>
    <w:rsid w:val="00274CE2"/>
    <w:rsid w:val="00274F0A"/>
    <w:rsid w:val="00275BA6"/>
    <w:rsid w:val="00276189"/>
    <w:rsid w:val="00276493"/>
    <w:rsid w:val="002764D8"/>
    <w:rsid w:val="00280B54"/>
    <w:rsid w:val="0028184B"/>
    <w:rsid w:val="0028191B"/>
    <w:rsid w:val="00282EB4"/>
    <w:rsid w:val="0028331B"/>
    <w:rsid w:val="00283B02"/>
    <w:rsid w:val="00283C81"/>
    <w:rsid w:val="00284E6F"/>
    <w:rsid w:val="002859B6"/>
    <w:rsid w:val="00285CBD"/>
    <w:rsid w:val="00285F1E"/>
    <w:rsid w:val="002879A2"/>
    <w:rsid w:val="00291289"/>
    <w:rsid w:val="00291CD0"/>
    <w:rsid w:val="00292EDD"/>
    <w:rsid w:val="00293321"/>
    <w:rsid w:val="002945EF"/>
    <w:rsid w:val="00294726"/>
    <w:rsid w:val="00294BDF"/>
    <w:rsid w:val="002954F9"/>
    <w:rsid w:val="0029593D"/>
    <w:rsid w:val="00295E63"/>
    <w:rsid w:val="0029673A"/>
    <w:rsid w:val="00296A46"/>
    <w:rsid w:val="00297203"/>
    <w:rsid w:val="002A00BE"/>
    <w:rsid w:val="002A016C"/>
    <w:rsid w:val="002A0392"/>
    <w:rsid w:val="002A08ED"/>
    <w:rsid w:val="002A09D1"/>
    <w:rsid w:val="002A0C54"/>
    <w:rsid w:val="002A1230"/>
    <w:rsid w:val="002A145D"/>
    <w:rsid w:val="002A2065"/>
    <w:rsid w:val="002A30D3"/>
    <w:rsid w:val="002A3265"/>
    <w:rsid w:val="002A331C"/>
    <w:rsid w:val="002A34EF"/>
    <w:rsid w:val="002A3919"/>
    <w:rsid w:val="002A469C"/>
    <w:rsid w:val="002A51BE"/>
    <w:rsid w:val="002A5360"/>
    <w:rsid w:val="002B05AA"/>
    <w:rsid w:val="002B08CE"/>
    <w:rsid w:val="002B0A13"/>
    <w:rsid w:val="002B17A3"/>
    <w:rsid w:val="002B1A06"/>
    <w:rsid w:val="002B2338"/>
    <w:rsid w:val="002B27F7"/>
    <w:rsid w:val="002B2912"/>
    <w:rsid w:val="002B3117"/>
    <w:rsid w:val="002B4667"/>
    <w:rsid w:val="002B4802"/>
    <w:rsid w:val="002B5210"/>
    <w:rsid w:val="002B529A"/>
    <w:rsid w:val="002B54B9"/>
    <w:rsid w:val="002B5CCA"/>
    <w:rsid w:val="002B6213"/>
    <w:rsid w:val="002B6690"/>
    <w:rsid w:val="002B67C0"/>
    <w:rsid w:val="002B698C"/>
    <w:rsid w:val="002B7217"/>
    <w:rsid w:val="002B76F7"/>
    <w:rsid w:val="002B7C4F"/>
    <w:rsid w:val="002C0BE9"/>
    <w:rsid w:val="002C0D6E"/>
    <w:rsid w:val="002C12C4"/>
    <w:rsid w:val="002C15D0"/>
    <w:rsid w:val="002C1DDB"/>
    <w:rsid w:val="002C23BF"/>
    <w:rsid w:val="002C2A94"/>
    <w:rsid w:val="002C5BD1"/>
    <w:rsid w:val="002C60DE"/>
    <w:rsid w:val="002C71A5"/>
    <w:rsid w:val="002D0611"/>
    <w:rsid w:val="002D0C59"/>
    <w:rsid w:val="002D3B2D"/>
    <w:rsid w:val="002D4373"/>
    <w:rsid w:val="002D568B"/>
    <w:rsid w:val="002D5786"/>
    <w:rsid w:val="002D6354"/>
    <w:rsid w:val="002D6579"/>
    <w:rsid w:val="002D7141"/>
    <w:rsid w:val="002E1651"/>
    <w:rsid w:val="002E269D"/>
    <w:rsid w:val="002E28D4"/>
    <w:rsid w:val="002E2B6D"/>
    <w:rsid w:val="002E2DAD"/>
    <w:rsid w:val="002E355E"/>
    <w:rsid w:val="002E475B"/>
    <w:rsid w:val="002E4A55"/>
    <w:rsid w:val="002E692C"/>
    <w:rsid w:val="002E6E64"/>
    <w:rsid w:val="002F01F6"/>
    <w:rsid w:val="002F06B4"/>
    <w:rsid w:val="002F1053"/>
    <w:rsid w:val="002F15EB"/>
    <w:rsid w:val="002F1B75"/>
    <w:rsid w:val="002F1C13"/>
    <w:rsid w:val="002F22EA"/>
    <w:rsid w:val="002F3B18"/>
    <w:rsid w:val="002F3FEE"/>
    <w:rsid w:val="002F43A9"/>
    <w:rsid w:val="002F63E3"/>
    <w:rsid w:val="002F67A2"/>
    <w:rsid w:val="002F6B68"/>
    <w:rsid w:val="002F72E5"/>
    <w:rsid w:val="002F7436"/>
    <w:rsid w:val="002F78E6"/>
    <w:rsid w:val="002F7FC3"/>
    <w:rsid w:val="003009AF"/>
    <w:rsid w:val="00301209"/>
    <w:rsid w:val="003034B2"/>
    <w:rsid w:val="003047BB"/>
    <w:rsid w:val="00305AA4"/>
    <w:rsid w:val="003075CE"/>
    <w:rsid w:val="003077C7"/>
    <w:rsid w:val="00307B61"/>
    <w:rsid w:val="00307DE5"/>
    <w:rsid w:val="00310517"/>
    <w:rsid w:val="003112A8"/>
    <w:rsid w:val="00311BD0"/>
    <w:rsid w:val="00311E00"/>
    <w:rsid w:val="003121B2"/>
    <w:rsid w:val="00312898"/>
    <w:rsid w:val="00312EAA"/>
    <w:rsid w:val="0031319A"/>
    <w:rsid w:val="00313AA3"/>
    <w:rsid w:val="00313AA9"/>
    <w:rsid w:val="00314623"/>
    <w:rsid w:val="003146AD"/>
    <w:rsid w:val="003152B8"/>
    <w:rsid w:val="00316696"/>
    <w:rsid w:val="00317840"/>
    <w:rsid w:val="003208F7"/>
    <w:rsid w:val="00320F7F"/>
    <w:rsid w:val="0032172D"/>
    <w:rsid w:val="00321BB4"/>
    <w:rsid w:val="00322DED"/>
    <w:rsid w:val="00324BEA"/>
    <w:rsid w:val="0032514C"/>
    <w:rsid w:val="00325383"/>
    <w:rsid w:val="00325A4B"/>
    <w:rsid w:val="00325F93"/>
    <w:rsid w:val="00326528"/>
    <w:rsid w:val="003306E9"/>
    <w:rsid w:val="00330BD4"/>
    <w:rsid w:val="00330E00"/>
    <w:rsid w:val="0033128D"/>
    <w:rsid w:val="003325AE"/>
    <w:rsid w:val="00332C5C"/>
    <w:rsid w:val="0033303D"/>
    <w:rsid w:val="00333EC1"/>
    <w:rsid w:val="00334218"/>
    <w:rsid w:val="00334AF1"/>
    <w:rsid w:val="00334FF4"/>
    <w:rsid w:val="00335B6A"/>
    <w:rsid w:val="00336348"/>
    <w:rsid w:val="003379AD"/>
    <w:rsid w:val="00337A5D"/>
    <w:rsid w:val="00337A9E"/>
    <w:rsid w:val="00337C5E"/>
    <w:rsid w:val="003409FE"/>
    <w:rsid w:val="003410E8"/>
    <w:rsid w:val="00341AC3"/>
    <w:rsid w:val="0034331A"/>
    <w:rsid w:val="00344E1F"/>
    <w:rsid w:val="0034544F"/>
    <w:rsid w:val="003470BE"/>
    <w:rsid w:val="0034717D"/>
    <w:rsid w:val="0034745F"/>
    <w:rsid w:val="00347822"/>
    <w:rsid w:val="00350055"/>
    <w:rsid w:val="00350FC5"/>
    <w:rsid w:val="0035187E"/>
    <w:rsid w:val="00351B1D"/>
    <w:rsid w:val="00351F43"/>
    <w:rsid w:val="0035285C"/>
    <w:rsid w:val="00353572"/>
    <w:rsid w:val="00353914"/>
    <w:rsid w:val="00353CCA"/>
    <w:rsid w:val="00353F59"/>
    <w:rsid w:val="00354386"/>
    <w:rsid w:val="00354A4B"/>
    <w:rsid w:val="00355FFB"/>
    <w:rsid w:val="003568AF"/>
    <w:rsid w:val="003568C8"/>
    <w:rsid w:val="00356FDF"/>
    <w:rsid w:val="00360101"/>
    <w:rsid w:val="00360654"/>
    <w:rsid w:val="003616F5"/>
    <w:rsid w:val="00361AC9"/>
    <w:rsid w:val="00361B67"/>
    <w:rsid w:val="00362F63"/>
    <w:rsid w:val="0036343A"/>
    <w:rsid w:val="0036448E"/>
    <w:rsid w:val="00364C3A"/>
    <w:rsid w:val="003709F2"/>
    <w:rsid w:val="00370B12"/>
    <w:rsid w:val="00371820"/>
    <w:rsid w:val="00371A6C"/>
    <w:rsid w:val="0037212E"/>
    <w:rsid w:val="0037296C"/>
    <w:rsid w:val="003734D3"/>
    <w:rsid w:val="00373DB9"/>
    <w:rsid w:val="003745F8"/>
    <w:rsid w:val="00375387"/>
    <w:rsid w:val="0037538C"/>
    <w:rsid w:val="00375AFC"/>
    <w:rsid w:val="003763C1"/>
    <w:rsid w:val="00377744"/>
    <w:rsid w:val="00377BC9"/>
    <w:rsid w:val="00380164"/>
    <w:rsid w:val="00380373"/>
    <w:rsid w:val="00381522"/>
    <w:rsid w:val="003816EA"/>
    <w:rsid w:val="00381DAD"/>
    <w:rsid w:val="0038270F"/>
    <w:rsid w:val="00382DB5"/>
    <w:rsid w:val="003831BF"/>
    <w:rsid w:val="003832CE"/>
    <w:rsid w:val="00383389"/>
    <w:rsid w:val="00384344"/>
    <w:rsid w:val="003843F7"/>
    <w:rsid w:val="00384525"/>
    <w:rsid w:val="00384691"/>
    <w:rsid w:val="00384EDE"/>
    <w:rsid w:val="003862F6"/>
    <w:rsid w:val="00386651"/>
    <w:rsid w:val="00386684"/>
    <w:rsid w:val="00386947"/>
    <w:rsid w:val="003869E3"/>
    <w:rsid w:val="0038719B"/>
    <w:rsid w:val="00390CD9"/>
    <w:rsid w:val="003918BB"/>
    <w:rsid w:val="003921F1"/>
    <w:rsid w:val="00392745"/>
    <w:rsid w:val="003927F4"/>
    <w:rsid w:val="00392EC5"/>
    <w:rsid w:val="00394DE4"/>
    <w:rsid w:val="00395289"/>
    <w:rsid w:val="00395474"/>
    <w:rsid w:val="00396715"/>
    <w:rsid w:val="00396AEA"/>
    <w:rsid w:val="00396DA2"/>
    <w:rsid w:val="00396EEE"/>
    <w:rsid w:val="003A0018"/>
    <w:rsid w:val="003A063F"/>
    <w:rsid w:val="003A0DE7"/>
    <w:rsid w:val="003A1411"/>
    <w:rsid w:val="003A144B"/>
    <w:rsid w:val="003A18A1"/>
    <w:rsid w:val="003A1C58"/>
    <w:rsid w:val="003A3452"/>
    <w:rsid w:val="003A398F"/>
    <w:rsid w:val="003A40CB"/>
    <w:rsid w:val="003A4983"/>
    <w:rsid w:val="003A5CD5"/>
    <w:rsid w:val="003A5D81"/>
    <w:rsid w:val="003A5EFD"/>
    <w:rsid w:val="003A62D3"/>
    <w:rsid w:val="003A78BC"/>
    <w:rsid w:val="003B0038"/>
    <w:rsid w:val="003B15F5"/>
    <w:rsid w:val="003B34E0"/>
    <w:rsid w:val="003B3686"/>
    <w:rsid w:val="003B38D9"/>
    <w:rsid w:val="003B41F1"/>
    <w:rsid w:val="003B45D4"/>
    <w:rsid w:val="003B47E7"/>
    <w:rsid w:val="003B516A"/>
    <w:rsid w:val="003B6230"/>
    <w:rsid w:val="003B678D"/>
    <w:rsid w:val="003C067C"/>
    <w:rsid w:val="003C0AEE"/>
    <w:rsid w:val="003C0CBD"/>
    <w:rsid w:val="003C0E79"/>
    <w:rsid w:val="003C18FA"/>
    <w:rsid w:val="003C3E6E"/>
    <w:rsid w:val="003C4E07"/>
    <w:rsid w:val="003C4E21"/>
    <w:rsid w:val="003C5088"/>
    <w:rsid w:val="003C5359"/>
    <w:rsid w:val="003C5E5D"/>
    <w:rsid w:val="003C69A8"/>
    <w:rsid w:val="003C6E3E"/>
    <w:rsid w:val="003C71DA"/>
    <w:rsid w:val="003D003C"/>
    <w:rsid w:val="003D0B3B"/>
    <w:rsid w:val="003D23AA"/>
    <w:rsid w:val="003D3377"/>
    <w:rsid w:val="003D3491"/>
    <w:rsid w:val="003D4F09"/>
    <w:rsid w:val="003D588F"/>
    <w:rsid w:val="003D58FC"/>
    <w:rsid w:val="003D63BA"/>
    <w:rsid w:val="003D70C7"/>
    <w:rsid w:val="003E0294"/>
    <w:rsid w:val="003E1DA0"/>
    <w:rsid w:val="003E24C8"/>
    <w:rsid w:val="003E278C"/>
    <w:rsid w:val="003E2AC7"/>
    <w:rsid w:val="003E2EF0"/>
    <w:rsid w:val="003E416E"/>
    <w:rsid w:val="003E433B"/>
    <w:rsid w:val="003E4B8F"/>
    <w:rsid w:val="003E53E9"/>
    <w:rsid w:val="003E5CCD"/>
    <w:rsid w:val="003E7A86"/>
    <w:rsid w:val="003E7C11"/>
    <w:rsid w:val="003F00AC"/>
    <w:rsid w:val="003F2304"/>
    <w:rsid w:val="003F2320"/>
    <w:rsid w:val="003F242D"/>
    <w:rsid w:val="003F3823"/>
    <w:rsid w:val="003F3EDB"/>
    <w:rsid w:val="003F3F42"/>
    <w:rsid w:val="003F4201"/>
    <w:rsid w:val="003F4837"/>
    <w:rsid w:val="003F4DAA"/>
    <w:rsid w:val="003F6DF8"/>
    <w:rsid w:val="003F7172"/>
    <w:rsid w:val="003F731B"/>
    <w:rsid w:val="00400904"/>
    <w:rsid w:val="004009A7"/>
    <w:rsid w:val="004017EA"/>
    <w:rsid w:val="00401DDB"/>
    <w:rsid w:val="00407004"/>
    <w:rsid w:val="004100AB"/>
    <w:rsid w:val="004100B4"/>
    <w:rsid w:val="00410920"/>
    <w:rsid w:val="004113C5"/>
    <w:rsid w:val="00411779"/>
    <w:rsid w:val="00411C65"/>
    <w:rsid w:val="004129A3"/>
    <w:rsid w:val="00413782"/>
    <w:rsid w:val="00413A9E"/>
    <w:rsid w:val="00413AA1"/>
    <w:rsid w:val="00413C97"/>
    <w:rsid w:val="00413DD9"/>
    <w:rsid w:val="00414002"/>
    <w:rsid w:val="00414E85"/>
    <w:rsid w:val="00415285"/>
    <w:rsid w:val="00415474"/>
    <w:rsid w:val="004163F5"/>
    <w:rsid w:val="00417479"/>
    <w:rsid w:val="00417942"/>
    <w:rsid w:val="00417B34"/>
    <w:rsid w:val="00417FD7"/>
    <w:rsid w:val="0042082F"/>
    <w:rsid w:val="00420B10"/>
    <w:rsid w:val="00422148"/>
    <w:rsid w:val="00422608"/>
    <w:rsid w:val="004243E8"/>
    <w:rsid w:val="004249C6"/>
    <w:rsid w:val="00425FF7"/>
    <w:rsid w:val="004268A1"/>
    <w:rsid w:val="004332B5"/>
    <w:rsid w:val="00433A07"/>
    <w:rsid w:val="00433BDC"/>
    <w:rsid w:val="004344A5"/>
    <w:rsid w:val="00435765"/>
    <w:rsid w:val="00435FE3"/>
    <w:rsid w:val="00436059"/>
    <w:rsid w:val="00436AA5"/>
    <w:rsid w:val="00436C73"/>
    <w:rsid w:val="00437CDC"/>
    <w:rsid w:val="00440E6F"/>
    <w:rsid w:val="00441570"/>
    <w:rsid w:val="00441738"/>
    <w:rsid w:val="0044296A"/>
    <w:rsid w:val="00443113"/>
    <w:rsid w:val="004432CC"/>
    <w:rsid w:val="00443992"/>
    <w:rsid w:val="00444171"/>
    <w:rsid w:val="004444A1"/>
    <w:rsid w:val="0044454A"/>
    <w:rsid w:val="00444B27"/>
    <w:rsid w:val="00444DE7"/>
    <w:rsid w:val="00445992"/>
    <w:rsid w:val="00445BBE"/>
    <w:rsid w:val="00447411"/>
    <w:rsid w:val="00447930"/>
    <w:rsid w:val="0045019C"/>
    <w:rsid w:val="004501FB"/>
    <w:rsid w:val="00452425"/>
    <w:rsid w:val="00453683"/>
    <w:rsid w:val="00453F07"/>
    <w:rsid w:val="004550EB"/>
    <w:rsid w:val="00455406"/>
    <w:rsid w:val="00455AB4"/>
    <w:rsid w:val="00456106"/>
    <w:rsid w:val="0045695F"/>
    <w:rsid w:val="00457FB4"/>
    <w:rsid w:val="00460EA8"/>
    <w:rsid w:val="00462130"/>
    <w:rsid w:val="004644AF"/>
    <w:rsid w:val="00465F69"/>
    <w:rsid w:val="004664FF"/>
    <w:rsid w:val="00466900"/>
    <w:rsid w:val="00466BA8"/>
    <w:rsid w:val="00467012"/>
    <w:rsid w:val="0046735D"/>
    <w:rsid w:val="00467417"/>
    <w:rsid w:val="004700F7"/>
    <w:rsid w:val="004708B7"/>
    <w:rsid w:val="00470A26"/>
    <w:rsid w:val="00471BC8"/>
    <w:rsid w:val="00472853"/>
    <w:rsid w:val="00472CE2"/>
    <w:rsid w:val="00473B2C"/>
    <w:rsid w:val="00474115"/>
    <w:rsid w:val="00474F3D"/>
    <w:rsid w:val="00475526"/>
    <w:rsid w:val="00476B00"/>
    <w:rsid w:val="00476E54"/>
    <w:rsid w:val="00476F5F"/>
    <w:rsid w:val="00481AA1"/>
    <w:rsid w:val="0048243B"/>
    <w:rsid w:val="00482C2C"/>
    <w:rsid w:val="004830BA"/>
    <w:rsid w:val="004833EF"/>
    <w:rsid w:val="004845C8"/>
    <w:rsid w:val="004847B1"/>
    <w:rsid w:val="00484B01"/>
    <w:rsid w:val="00484B07"/>
    <w:rsid w:val="00485764"/>
    <w:rsid w:val="0048589B"/>
    <w:rsid w:val="0048717D"/>
    <w:rsid w:val="00490AB8"/>
    <w:rsid w:val="00490AC0"/>
    <w:rsid w:val="00491049"/>
    <w:rsid w:val="00491688"/>
    <w:rsid w:val="00491B88"/>
    <w:rsid w:val="00492F72"/>
    <w:rsid w:val="00493D25"/>
    <w:rsid w:val="00494244"/>
    <w:rsid w:val="004951FF"/>
    <w:rsid w:val="00496114"/>
    <w:rsid w:val="00496473"/>
    <w:rsid w:val="004975BA"/>
    <w:rsid w:val="00497869"/>
    <w:rsid w:val="00497DB8"/>
    <w:rsid w:val="004A10BF"/>
    <w:rsid w:val="004A1BA0"/>
    <w:rsid w:val="004A1EA7"/>
    <w:rsid w:val="004A2C42"/>
    <w:rsid w:val="004A4153"/>
    <w:rsid w:val="004A50F5"/>
    <w:rsid w:val="004A5118"/>
    <w:rsid w:val="004A5B71"/>
    <w:rsid w:val="004A5D34"/>
    <w:rsid w:val="004A6027"/>
    <w:rsid w:val="004A68F7"/>
    <w:rsid w:val="004A76D1"/>
    <w:rsid w:val="004B0828"/>
    <w:rsid w:val="004B19E4"/>
    <w:rsid w:val="004B1E1E"/>
    <w:rsid w:val="004B2B44"/>
    <w:rsid w:val="004B41F8"/>
    <w:rsid w:val="004B458D"/>
    <w:rsid w:val="004B47FF"/>
    <w:rsid w:val="004B4830"/>
    <w:rsid w:val="004B5338"/>
    <w:rsid w:val="004B5535"/>
    <w:rsid w:val="004B58D9"/>
    <w:rsid w:val="004B6332"/>
    <w:rsid w:val="004B63FE"/>
    <w:rsid w:val="004C0213"/>
    <w:rsid w:val="004C23E8"/>
    <w:rsid w:val="004C2D29"/>
    <w:rsid w:val="004C353C"/>
    <w:rsid w:val="004C362A"/>
    <w:rsid w:val="004C3662"/>
    <w:rsid w:val="004C383C"/>
    <w:rsid w:val="004C3F35"/>
    <w:rsid w:val="004C4775"/>
    <w:rsid w:val="004C4DF4"/>
    <w:rsid w:val="004C5963"/>
    <w:rsid w:val="004C6607"/>
    <w:rsid w:val="004C6B4C"/>
    <w:rsid w:val="004C6EF6"/>
    <w:rsid w:val="004C70CB"/>
    <w:rsid w:val="004C7D72"/>
    <w:rsid w:val="004C7E21"/>
    <w:rsid w:val="004D09FD"/>
    <w:rsid w:val="004D0A87"/>
    <w:rsid w:val="004D13F8"/>
    <w:rsid w:val="004D17F1"/>
    <w:rsid w:val="004D259C"/>
    <w:rsid w:val="004D30C3"/>
    <w:rsid w:val="004D3551"/>
    <w:rsid w:val="004D371E"/>
    <w:rsid w:val="004D4433"/>
    <w:rsid w:val="004D492A"/>
    <w:rsid w:val="004D4FF9"/>
    <w:rsid w:val="004D5229"/>
    <w:rsid w:val="004D5499"/>
    <w:rsid w:val="004D5F7C"/>
    <w:rsid w:val="004D669F"/>
    <w:rsid w:val="004D75F1"/>
    <w:rsid w:val="004E0294"/>
    <w:rsid w:val="004E02BD"/>
    <w:rsid w:val="004E1759"/>
    <w:rsid w:val="004E1D82"/>
    <w:rsid w:val="004E2751"/>
    <w:rsid w:val="004E3679"/>
    <w:rsid w:val="004E37E0"/>
    <w:rsid w:val="004E3997"/>
    <w:rsid w:val="004E3999"/>
    <w:rsid w:val="004E4163"/>
    <w:rsid w:val="004E4941"/>
    <w:rsid w:val="004E59C4"/>
    <w:rsid w:val="004E6265"/>
    <w:rsid w:val="004E76A0"/>
    <w:rsid w:val="004F0314"/>
    <w:rsid w:val="004F0729"/>
    <w:rsid w:val="004F089F"/>
    <w:rsid w:val="004F11B4"/>
    <w:rsid w:val="004F19FF"/>
    <w:rsid w:val="004F1DD8"/>
    <w:rsid w:val="004F2022"/>
    <w:rsid w:val="004F36F6"/>
    <w:rsid w:val="004F3C4D"/>
    <w:rsid w:val="004F4C0A"/>
    <w:rsid w:val="004F53A1"/>
    <w:rsid w:val="004F57AE"/>
    <w:rsid w:val="004F60B5"/>
    <w:rsid w:val="004F6227"/>
    <w:rsid w:val="004F6E19"/>
    <w:rsid w:val="004F74A2"/>
    <w:rsid w:val="004F7C0A"/>
    <w:rsid w:val="00500268"/>
    <w:rsid w:val="00500F13"/>
    <w:rsid w:val="0050100D"/>
    <w:rsid w:val="00503580"/>
    <w:rsid w:val="0050372B"/>
    <w:rsid w:val="00503B4B"/>
    <w:rsid w:val="005044D1"/>
    <w:rsid w:val="00504B27"/>
    <w:rsid w:val="00505E62"/>
    <w:rsid w:val="0050626C"/>
    <w:rsid w:val="0050684C"/>
    <w:rsid w:val="00506EAC"/>
    <w:rsid w:val="00507F99"/>
    <w:rsid w:val="005104F9"/>
    <w:rsid w:val="00510D5E"/>
    <w:rsid w:val="00510F10"/>
    <w:rsid w:val="00511019"/>
    <w:rsid w:val="00511B41"/>
    <w:rsid w:val="00511F89"/>
    <w:rsid w:val="00512197"/>
    <w:rsid w:val="005124EF"/>
    <w:rsid w:val="005130A2"/>
    <w:rsid w:val="00513500"/>
    <w:rsid w:val="00514F9F"/>
    <w:rsid w:val="00515475"/>
    <w:rsid w:val="00515C5E"/>
    <w:rsid w:val="00515E3A"/>
    <w:rsid w:val="00515FF7"/>
    <w:rsid w:val="00516272"/>
    <w:rsid w:val="00516626"/>
    <w:rsid w:val="0051685E"/>
    <w:rsid w:val="0051749A"/>
    <w:rsid w:val="0052032B"/>
    <w:rsid w:val="005204F6"/>
    <w:rsid w:val="005224D4"/>
    <w:rsid w:val="00522F7E"/>
    <w:rsid w:val="00523366"/>
    <w:rsid w:val="00523D0D"/>
    <w:rsid w:val="005246F0"/>
    <w:rsid w:val="0052577B"/>
    <w:rsid w:val="0052580B"/>
    <w:rsid w:val="00525A60"/>
    <w:rsid w:val="0053122B"/>
    <w:rsid w:val="00531961"/>
    <w:rsid w:val="00531B9B"/>
    <w:rsid w:val="00531E68"/>
    <w:rsid w:val="005321BC"/>
    <w:rsid w:val="00533103"/>
    <w:rsid w:val="00533BA0"/>
    <w:rsid w:val="005345F5"/>
    <w:rsid w:val="005350CD"/>
    <w:rsid w:val="0053516D"/>
    <w:rsid w:val="005352C2"/>
    <w:rsid w:val="0053642D"/>
    <w:rsid w:val="00537AFF"/>
    <w:rsid w:val="00537D61"/>
    <w:rsid w:val="00537D68"/>
    <w:rsid w:val="005401F6"/>
    <w:rsid w:val="00540D9B"/>
    <w:rsid w:val="005410BA"/>
    <w:rsid w:val="005428F3"/>
    <w:rsid w:val="005445A7"/>
    <w:rsid w:val="005447B7"/>
    <w:rsid w:val="005471C9"/>
    <w:rsid w:val="00547D32"/>
    <w:rsid w:val="00551AA8"/>
    <w:rsid w:val="00551B3F"/>
    <w:rsid w:val="00554835"/>
    <w:rsid w:val="0055524E"/>
    <w:rsid w:val="00555717"/>
    <w:rsid w:val="0055577A"/>
    <w:rsid w:val="00555D82"/>
    <w:rsid w:val="005560D6"/>
    <w:rsid w:val="00556578"/>
    <w:rsid w:val="00557DEC"/>
    <w:rsid w:val="00561D63"/>
    <w:rsid w:val="005625FE"/>
    <w:rsid w:val="00563C9E"/>
    <w:rsid w:val="00563DA8"/>
    <w:rsid w:val="00564A1F"/>
    <w:rsid w:val="00565187"/>
    <w:rsid w:val="0056625B"/>
    <w:rsid w:val="0056701F"/>
    <w:rsid w:val="005675B3"/>
    <w:rsid w:val="005703D2"/>
    <w:rsid w:val="00570CFB"/>
    <w:rsid w:val="00570EBD"/>
    <w:rsid w:val="00571628"/>
    <w:rsid w:val="005718BF"/>
    <w:rsid w:val="00572DB7"/>
    <w:rsid w:val="00573137"/>
    <w:rsid w:val="00573DEE"/>
    <w:rsid w:val="00575B08"/>
    <w:rsid w:val="005764AE"/>
    <w:rsid w:val="005768AC"/>
    <w:rsid w:val="00576A4A"/>
    <w:rsid w:val="00577685"/>
    <w:rsid w:val="005800F8"/>
    <w:rsid w:val="00580307"/>
    <w:rsid w:val="00580F58"/>
    <w:rsid w:val="005820C2"/>
    <w:rsid w:val="0058271C"/>
    <w:rsid w:val="00582FA8"/>
    <w:rsid w:val="0058408A"/>
    <w:rsid w:val="005851BC"/>
    <w:rsid w:val="005851CE"/>
    <w:rsid w:val="00585860"/>
    <w:rsid w:val="00585E4D"/>
    <w:rsid w:val="00586563"/>
    <w:rsid w:val="00587890"/>
    <w:rsid w:val="00590806"/>
    <w:rsid w:val="00591E55"/>
    <w:rsid w:val="005934F3"/>
    <w:rsid w:val="00593AD5"/>
    <w:rsid w:val="0059469E"/>
    <w:rsid w:val="0059554D"/>
    <w:rsid w:val="00595856"/>
    <w:rsid w:val="00595B45"/>
    <w:rsid w:val="0059638D"/>
    <w:rsid w:val="00596FFF"/>
    <w:rsid w:val="00597DF6"/>
    <w:rsid w:val="005A0632"/>
    <w:rsid w:val="005A0C50"/>
    <w:rsid w:val="005A119F"/>
    <w:rsid w:val="005A1C5A"/>
    <w:rsid w:val="005A1FC3"/>
    <w:rsid w:val="005A276A"/>
    <w:rsid w:val="005A2772"/>
    <w:rsid w:val="005A282A"/>
    <w:rsid w:val="005A2F72"/>
    <w:rsid w:val="005A35AF"/>
    <w:rsid w:val="005A3C26"/>
    <w:rsid w:val="005A3CF0"/>
    <w:rsid w:val="005A46AC"/>
    <w:rsid w:val="005A4B58"/>
    <w:rsid w:val="005A4B9F"/>
    <w:rsid w:val="005A50E5"/>
    <w:rsid w:val="005A53BF"/>
    <w:rsid w:val="005A5723"/>
    <w:rsid w:val="005A5FDC"/>
    <w:rsid w:val="005A618F"/>
    <w:rsid w:val="005A6C28"/>
    <w:rsid w:val="005A6E51"/>
    <w:rsid w:val="005A7D62"/>
    <w:rsid w:val="005B00E2"/>
    <w:rsid w:val="005B15F3"/>
    <w:rsid w:val="005B1A4F"/>
    <w:rsid w:val="005B1DBA"/>
    <w:rsid w:val="005B20AF"/>
    <w:rsid w:val="005B4706"/>
    <w:rsid w:val="005B4D23"/>
    <w:rsid w:val="005B4E84"/>
    <w:rsid w:val="005B4F28"/>
    <w:rsid w:val="005B5C17"/>
    <w:rsid w:val="005B5F5C"/>
    <w:rsid w:val="005B6087"/>
    <w:rsid w:val="005B6DF8"/>
    <w:rsid w:val="005C13FD"/>
    <w:rsid w:val="005C1CBF"/>
    <w:rsid w:val="005C21BD"/>
    <w:rsid w:val="005C222A"/>
    <w:rsid w:val="005C27B3"/>
    <w:rsid w:val="005C299F"/>
    <w:rsid w:val="005C2DA7"/>
    <w:rsid w:val="005C3790"/>
    <w:rsid w:val="005C3877"/>
    <w:rsid w:val="005C404A"/>
    <w:rsid w:val="005C45B4"/>
    <w:rsid w:val="005C4D56"/>
    <w:rsid w:val="005C6041"/>
    <w:rsid w:val="005C6089"/>
    <w:rsid w:val="005C67FB"/>
    <w:rsid w:val="005C7FA8"/>
    <w:rsid w:val="005D026A"/>
    <w:rsid w:val="005D0D23"/>
    <w:rsid w:val="005D122B"/>
    <w:rsid w:val="005D1385"/>
    <w:rsid w:val="005D1982"/>
    <w:rsid w:val="005D3BAC"/>
    <w:rsid w:val="005D41A3"/>
    <w:rsid w:val="005D4A9D"/>
    <w:rsid w:val="005D58AD"/>
    <w:rsid w:val="005D5FAB"/>
    <w:rsid w:val="005D61DB"/>
    <w:rsid w:val="005D6489"/>
    <w:rsid w:val="005D715D"/>
    <w:rsid w:val="005D76FF"/>
    <w:rsid w:val="005E07DC"/>
    <w:rsid w:val="005E0AFD"/>
    <w:rsid w:val="005E1F6D"/>
    <w:rsid w:val="005E26D9"/>
    <w:rsid w:val="005E279B"/>
    <w:rsid w:val="005E3121"/>
    <w:rsid w:val="005E3261"/>
    <w:rsid w:val="005E349B"/>
    <w:rsid w:val="005E38E8"/>
    <w:rsid w:val="005E606A"/>
    <w:rsid w:val="005E6C53"/>
    <w:rsid w:val="005E6F20"/>
    <w:rsid w:val="005F19E8"/>
    <w:rsid w:val="005F1C45"/>
    <w:rsid w:val="005F1DD7"/>
    <w:rsid w:val="005F1FCD"/>
    <w:rsid w:val="005F283E"/>
    <w:rsid w:val="005F35D1"/>
    <w:rsid w:val="005F3BF2"/>
    <w:rsid w:val="005F4088"/>
    <w:rsid w:val="005F54E0"/>
    <w:rsid w:val="005F57F2"/>
    <w:rsid w:val="005F7495"/>
    <w:rsid w:val="005F78DD"/>
    <w:rsid w:val="0060117B"/>
    <w:rsid w:val="00601506"/>
    <w:rsid w:val="00602AA4"/>
    <w:rsid w:val="00602B34"/>
    <w:rsid w:val="00602EE9"/>
    <w:rsid w:val="00603473"/>
    <w:rsid w:val="0060356B"/>
    <w:rsid w:val="00604C47"/>
    <w:rsid w:val="00605226"/>
    <w:rsid w:val="00605600"/>
    <w:rsid w:val="00606797"/>
    <w:rsid w:val="00606960"/>
    <w:rsid w:val="00606A7A"/>
    <w:rsid w:val="0060754B"/>
    <w:rsid w:val="0060794B"/>
    <w:rsid w:val="00607EB0"/>
    <w:rsid w:val="006102EC"/>
    <w:rsid w:val="00610798"/>
    <w:rsid w:val="006112A6"/>
    <w:rsid w:val="0061134E"/>
    <w:rsid w:val="00611D4D"/>
    <w:rsid w:val="00611F98"/>
    <w:rsid w:val="006120BE"/>
    <w:rsid w:val="00612A44"/>
    <w:rsid w:val="00612CFD"/>
    <w:rsid w:val="006131D1"/>
    <w:rsid w:val="0061366D"/>
    <w:rsid w:val="00613AFA"/>
    <w:rsid w:val="00614112"/>
    <w:rsid w:val="006145DA"/>
    <w:rsid w:val="00616F15"/>
    <w:rsid w:val="00620DF6"/>
    <w:rsid w:val="006229B6"/>
    <w:rsid w:val="00622BB6"/>
    <w:rsid w:val="00623457"/>
    <w:rsid w:val="006239F1"/>
    <w:rsid w:val="00624149"/>
    <w:rsid w:val="006256E5"/>
    <w:rsid w:val="006257CA"/>
    <w:rsid w:val="00625C7E"/>
    <w:rsid w:val="006261FF"/>
    <w:rsid w:val="00626744"/>
    <w:rsid w:val="00626D33"/>
    <w:rsid w:val="00627815"/>
    <w:rsid w:val="00630C2D"/>
    <w:rsid w:val="00631A43"/>
    <w:rsid w:val="00632806"/>
    <w:rsid w:val="00632C05"/>
    <w:rsid w:val="00633881"/>
    <w:rsid w:val="0063509D"/>
    <w:rsid w:val="00635162"/>
    <w:rsid w:val="0063585C"/>
    <w:rsid w:val="00635B2F"/>
    <w:rsid w:val="006366ED"/>
    <w:rsid w:val="006368A6"/>
    <w:rsid w:val="00637982"/>
    <w:rsid w:val="00637F78"/>
    <w:rsid w:val="00640789"/>
    <w:rsid w:val="00640CFB"/>
    <w:rsid w:val="006418B5"/>
    <w:rsid w:val="0064575F"/>
    <w:rsid w:val="00645A3B"/>
    <w:rsid w:val="006463B0"/>
    <w:rsid w:val="00650B45"/>
    <w:rsid w:val="00650E71"/>
    <w:rsid w:val="00650F60"/>
    <w:rsid w:val="006511C8"/>
    <w:rsid w:val="00651AF6"/>
    <w:rsid w:val="00652AE7"/>
    <w:rsid w:val="00652F63"/>
    <w:rsid w:val="00653BFA"/>
    <w:rsid w:val="0065469A"/>
    <w:rsid w:val="00654780"/>
    <w:rsid w:val="00654836"/>
    <w:rsid w:val="006554FE"/>
    <w:rsid w:val="006559BA"/>
    <w:rsid w:val="00656292"/>
    <w:rsid w:val="00657499"/>
    <w:rsid w:val="0065761A"/>
    <w:rsid w:val="006578A8"/>
    <w:rsid w:val="00657BA5"/>
    <w:rsid w:val="00657D48"/>
    <w:rsid w:val="00661188"/>
    <w:rsid w:val="006611B3"/>
    <w:rsid w:val="00661476"/>
    <w:rsid w:val="00661B1B"/>
    <w:rsid w:val="00662C63"/>
    <w:rsid w:val="00663016"/>
    <w:rsid w:val="006634D3"/>
    <w:rsid w:val="006642FF"/>
    <w:rsid w:val="00665433"/>
    <w:rsid w:val="006658A1"/>
    <w:rsid w:val="006658DB"/>
    <w:rsid w:val="006662DB"/>
    <w:rsid w:val="00666E6D"/>
    <w:rsid w:val="00667539"/>
    <w:rsid w:val="0067045D"/>
    <w:rsid w:val="00671BA4"/>
    <w:rsid w:val="00671F84"/>
    <w:rsid w:val="0067218F"/>
    <w:rsid w:val="006721D6"/>
    <w:rsid w:val="0067285A"/>
    <w:rsid w:val="00673170"/>
    <w:rsid w:val="00673B8E"/>
    <w:rsid w:val="0067409D"/>
    <w:rsid w:val="00674207"/>
    <w:rsid w:val="00675518"/>
    <w:rsid w:val="00675ED0"/>
    <w:rsid w:val="006764A3"/>
    <w:rsid w:val="006772B5"/>
    <w:rsid w:val="006808FE"/>
    <w:rsid w:val="00680C8C"/>
    <w:rsid w:val="00681A88"/>
    <w:rsid w:val="00681D89"/>
    <w:rsid w:val="00683515"/>
    <w:rsid w:val="00683C6C"/>
    <w:rsid w:val="00683FA1"/>
    <w:rsid w:val="0068492B"/>
    <w:rsid w:val="00684FFD"/>
    <w:rsid w:val="00685C7C"/>
    <w:rsid w:val="006862D2"/>
    <w:rsid w:val="00686584"/>
    <w:rsid w:val="00686D33"/>
    <w:rsid w:val="00687A4C"/>
    <w:rsid w:val="00693026"/>
    <w:rsid w:val="00693BA4"/>
    <w:rsid w:val="006944E4"/>
    <w:rsid w:val="00694B69"/>
    <w:rsid w:val="00695011"/>
    <w:rsid w:val="00695406"/>
    <w:rsid w:val="00696819"/>
    <w:rsid w:val="006968CA"/>
    <w:rsid w:val="006974CF"/>
    <w:rsid w:val="006977C6"/>
    <w:rsid w:val="006A003E"/>
    <w:rsid w:val="006A0C31"/>
    <w:rsid w:val="006A0CD3"/>
    <w:rsid w:val="006A0FD7"/>
    <w:rsid w:val="006A1B8A"/>
    <w:rsid w:val="006A2457"/>
    <w:rsid w:val="006A2AC7"/>
    <w:rsid w:val="006A2CEB"/>
    <w:rsid w:val="006A2CF0"/>
    <w:rsid w:val="006A2EF9"/>
    <w:rsid w:val="006A30BF"/>
    <w:rsid w:val="006A3A85"/>
    <w:rsid w:val="006A4436"/>
    <w:rsid w:val="006A58F1"/>
    <w:rsid w:val="006A5A0E"/>
    <w:rsid w:val="006A5DF4"/>
    <w:rsid w:val="006A75DA"/>
    <w:rsid w:val="006A7CF3"/>
    <w:rsid w:val="006B066F"/>
    <w:rsid w:val="006B0C71"/>
    <w:rsid w:val="006B220B"/>
    <w:rsid w:val="006B270B"/>
    <w:rsid w:val="006B2EC3"/>
    <w:rsid w:val="006B413D"/>
    <w:rsid w:val="006B45D5"/>
    <w:rsid w:val="006B4E94"/>
    <w:rsid w:val="006B5A7A"/>
    <w:rsid w:val="006B6FDD"/>
    <w:rsid w:val="006B75FB"/>
    <w:rsid w:val="006C0ADE"/>
    <w:rsid w:val="006C1CF0"/>
    <w:rsid w:val="006C1D43"/>
    <w:rsid w:val="006C1E5C"/>
    <w:rsid w:val="006C24ED"/>
    <w:rsid w:val="006C250F"/>
    <w:rsid w:val="006C28D4"/>
    <w:rsid w:val="006C2A0A"/>
    <w:rsid w:val="006C3776"/>
    <w:rsid w:val="006C3A10"/>
    <w:rsid w:val="006C5056"/>
    <w:rsid w:val="006C50C4"/>
    <w:rsid w:val="006C636A"/>
    <w:rsid w:val="006C744C"/>
    <w:rsid w:val="006C7D73"/>
    <w:rsid w:val="006D18C4"/>
    <w:rsid w:val="006D1BE6"/>
    <w:rsid w:val="006D1FBA"/>
    <w:rsid w:val="006D2E40"/>
    <w:rsid w:val="006D3235"/>
    <w:rsid w:val="006D357D"/>
    <w:rsid w:val="006D3FBD"/>
    <w:rsid w:val="006D45D6"/>
    <w:rsid w:val="006D4EAF"/>
    <w:rsid w:val="006D4F05"/>
    <w:rsid w:val="006D4F63"/>
    <w:rsid w:val="006D5248"/>
    <w:rsid w:val="006D561F"/>
    <w:rsid w:val="006D5B86"/>
    <w:rsid w:val="006D60F1"/>
    <w:rsid w:val="006D6C1F"/>
    <w:rsid w:val="006D6FDE"/>
    <w:rsid w:val="006D77E2"/>
    <w:rsid w:val="006D78FD"/>
    <w:rsid w:val="006D7AD1"/>
    <w:rsid w:val="006D7CA8"/>
    <w:rsid w:val="006E086A"/>
    <w:rsid w:val="006E0B86"/>
    <w:rsid w:val="006E0DE4"/>
    <w:rsid w:val="006E1377"/>
    <w:rsid w:val="006E15AB"/>
    <w:rsid w:val="006E1A0D"/>
    <w:rsid w:val="006E25C6"/>
    <w:rsid w:val="006E2D48"/>
    <w:rsid w:val="006E31BA"/>
    <w:rsid w:val="006E3B45"/>
    <w:rsid w:val="006E4112"/>
    <w:rsid w:val="006E42D0"/>
    <w:rsid w:val="006E4BB8"/>
    <w:rsid w:val="006E582F"/>
    <w:rsid w:val="006E58CF"/>
    <w:rsid w:val="006E59EE"/>
    <w:rsid w:val="006E5CF5"/>
    <w:rsid w:val="006E7999"/>
    <w:rsid w:val="006F0206"/>
    <w:rsid w:val="006F0A2C"/>
    <w:rsid w:val="006F0BC9"/>
    <w:rsid w:val="006F11CF"/>
    <w:rsid w:val="006F130D"/>
    <w:rsid w:val="006F1762"/>
    <w:rsid w:val="006F19C6"/>
    <w:rsid w:val="006F1EBD"/>
    <w:rsid w:val="006F2784"/>
    <w:rsid w:val="006F36D5"/>
    <w:rsid w:val="006F6329"/>
    <w:rsid w:val="006F67FE"/>
    <w:rsid w:val="006F6C6E"/>
    <w:rsid w:val="006F79E1"/>
    <w:rsid w:val="00700B16"/>
    <w:rsid w:val="007012F5"/>
    <w:rsid w:val="0070138A"/>
    <w:rsid w:val="00701BD9"/>
    <w:rsid w:val="00701CCF"/>
    <w:rsid w:val="00701DFB"/>
    <w:rsid w:val="00702351"/>
    <w:rsid w:val="00702C44"/>
    <w:rsid w:val="00704EF7"/>
    <w:rsid w:val="00705671"/>
    <w:rsid w:val="0070695B"/>
    <w:rsid w:val="0070728E"/>
    <w:rsid w:val="00707D69"/>
    <w:rsid w:val="00707F9D"/>
    <w:rsid w:val="0071000F"/>
    <w:rsid w:val="00710856"/>
    <w:rsid w:val="00711A5F"/>
    <w:rsid w:val="00711C46"/>
    <w:rsid w:val="00711DAB"/>
    <w:rsid w:val="007127F1"/>
    <w:rsid w:val="007129DF"/>
    <w:rsid w:val="00712D20"/>
    <w:rsid w:val="007138AE"/>
    <w:rsid w:val="0071413C"/>
    <w:rsid w:val="00714D9C"/>
    <w:rsid w:val="00714F7B"/>
    <w:rsid w:val="00715DEA"/>
    <w:rsid w:val="00716063"/>
    <w:rsid w:val="00716A23"/>
    <w:rsid w:val="00716C1D"/>
    <w:rsid w:val="00721A6A"/>
    <w:rsid w:val="00721EC9"/>
    <w:rsid w:val="00722A47"/>
    <w:rsid w:val="00722AFB"/>
    <w:rsid w:val="0072314A"/>
    <w:rsid w:val="00723AA0"/>
    <w:rsid w:val="00723AE1"/>
    <w:rsid w:val="00724E1A"/>
    <w:rsid w:val="00725293"/>
    <w:rsid w:val="0072599D"/>
    <w:rsid w:val="00726030"/>
    <w:rsid w:val="007265FE"/>
    <w:rsid w:val="007267E2"/>
    <w:rsid w:val="00727DBD"/>
    <w:rsid w:val="00731340"/>
    <w:rsid w:val="00731671"/>
    <w:rsid w:val="0073167E"/>
    <w:rsid w:val="0073285F"/>
    <w:rsid w:val="00732E95"/>
    <w:rsid w:val="00732F9D"/>
    <w:rsid w:val="00733499"/>
    <w:rsid w:val="0073505C"/>
    <w:rsid w:val="00735152"/>
    <w:rsid w:val="00735D80"/>
    <w:rsid w:val="007365D0"/>
    <w:rsid w:val="0073791A"/>
    <w:rsid w:val="00737C49"/>
    <w:rsid w:val="0074039A"/>
    <w:rsid w:val="00740AE0"/>
    <w:rsid w:val="00740B36"/>
    <w:rsid w:val="00741584"/>
    <w:rsid w:val="00742B66"/>
    <w:rsid w:val="007433CB"/>
    <w:rsid w:val="007436FF"/>
    <w:rsid w:val="00744597"/>
    <w:rsid w:val="00744DF9"/>
    <w:rsid w:val="00746FF4"/>
    <w:rsid w:val="0075004D"/>
    <w:rsid w:val="00750E37"/>
    <w:rsid w:val="00750EC9"/>
    <w:rsid w:val="00750F27"/>
    <w:rsid w:val="00751619"/>
    <w:rsid w:val="00752C49"/>
    <w:rsid w:val="0075329E"/>
    <w:rsid w:val="00754707"/>
    <w:rsid w:val="00754ED6"/>
    <w:rsid w:val="00755695"/>
    <w:rsid w:val="00756671"/>
    <w:rsid w:val="00756C46"/>
    <w:rsid w:val="0075703F"/>
    <w:rsid w:val="00757379"/>
    <w:rsid w:val="0075742D"/>
    <w:rsid w:val="00757B4A"/>
    <w:rsid w:val="00760BE5"/>
    <w:rsid w:val="00760F86"/>
    <w:rsid w:val="00761BBE"/>
    <w:rsid w:val="00761BD7"/>
    <w:rsid w:val="00762B65"/>
    <w:rsid w:val="00762FCA"/>
    <w:rsid w:val="00764895"/>
    <w:rsid w:val="00764DDC"/>
    <w:rsid w:val="00765DDE"/>
    <w:rsid w:val="00765F3E"/>
    <w:rsid w:val="0076664D"/>
    <w:rsid w:val="00766912"/>
    <w:rsid w:val="00766CAE"/>
    <w:rsid w:val="00766FF5"/>
    <w:rsid w:val="007676EE"/>
    <w:rsid w:val="00771333"/>
    <w:rsid w:val="00772070"/>
    <w:rsid w:val="0077250D"/>
    <w:rsid w:val="00772517"/>
    <w:rsid w:val="00772BD4"/>
    <w:rsid w:val="007737DF"/>
    <w:rsid w:val="00774156"/>
    <w:rsid w:val="00774A49"/>
    <w:rsid w:val="00774B64"/>
    <w:rsid w:val="00775D10"/>
    <w:rsid w:val="00775E50"/>
    <w:rsid w:val="0077608C"/>
    <w:rsid w:val="00776831"/>
    <w:rsid w:val="00777026"/>
    <w:rsid w:val="00777B4F"/>
    <w:rsid w:val="00777BB4"/>
    <w:rsid w:val="00780389"/>
    <w:rsid w:val="00780C3D"/>
    <w:rsid w:val="007815A3"/>
    <w:rsid w:val="007819AA"/>
    <w:rsid w:val="00782D91"/>
    <w:rsid w:val="007835E4"/>
    <w:rsid w:val="007836B7"/>
    <w:rsid w:val="007836D8"/>
    <w:rsid w:val="00785361"/>
    <w:rsid w:val="00786AEC"/>
    <w:rsid w:val="007878C5"/>
    <w:rsid w:val="00790B4D"/>
    <w:rsid w:val="00791665"/>
    <w:rsid w:val="00791A47"/>
    <w:rsid w:val="0079200A"/>
    <w:rsid w:val="007933DF"/>
    <w:rsid w:val="00797C44"/>
    <w:rsid w:val="007A0157"/>
    <w:rsid w:val="007A0456"/>
    <w:rsid w:val="007A0615"/>
    <w:rsid w:val="007A0D46"/>
    <w:rsid w:val="007A0DDE"/>
    <w:rsid w:val="007A13DF"/>
    <w:rsid w:val="007A13E1"/>
    <w:rsid w:val="007A171B"/>
    <w:rsid w:val="007A1940"/>
    <w:rsid w:val="007A1F88"/>
    <w:rsid w:val="007A2EA2"/>
    <w:rsid w:val="007A41A7"/>
    <w:rsid w:val="007A4713"/>
    <w:rsid w:val="007A4E83"/>
    <w:rsid w:val="007A6170"/>
    <w:rsid w:val="007A63C1"/>
    <w:rsid w:val="007A6E87"/>
    <w:rsid w:val="007A722F"/>
    <w:rsid w:val="007A7C67"/>
    <w:rsid w:val="007B0341"/>
    <w:rsid w:val="007B0C09"/>
    <w:rsid w:val="007B210B"/>
    <w:rsid w:val="007B3A06"/>
    <w:rsid w:val="007B41DE"/>
    <w:rsid w:val="007B4453"/>
    <w:rsid w:val="007B488C"/>
    <w:rsid w:val="007B49C2"/>
    <w:rsid w:val="007B4A55"/>
    <w:rsid w:val="007B5EE5"/>
    <w:rsid w:val="007B7660"/>
    <w:rsid w:val="007B7B33"/>
    <w:rsid w:val="007C0179"/>
    <w:rsid w:val="007C04C1"/>
    <w:rsid w:val="007C100A"/>
    <w:rsid w:val="007C13C5"/>
    <w:rsid w:val="007C1678"/>
    <w:rsid w:val="007C2341"/>
    <w:rsid w:val="007C28E5"/>
    <w:rsid w:val="007C2AD7"/>
    <w:rsid w:val="007C3416"/>
    <w:rsid w:val="007C3725"/>
    <w:rsid w:val="007C4529"/>
    <w:rsid w:val="007C4B20"/>
    <w:rsid w:val="007C53DA"/>
    <w:rsid w:val="007C7170"/>
    <w:rsid w:val="007C73B2"/>
    <w:rsid w:val="007C7E45"/>
    <w:rsid w:val="007D128F"/>
    <w:rsid w:val="007D1F7D"/>
    <w:rsid w:val="007D21AF"/>
    <w:rsid w:val="007D248D"/>
    <w:rsid w:val="007D3727"/>
    <w:rsid w:val="007D3C22"/>
    <w:rsid w:val="007D410C"/>
    <w:rsid w:val="007D4F59"/>
    <w:rsid w:val="007D5BFF"/>
    <w:rsid w:val="007D5D5F"/>
    <w:rsid w:val="007D5F6E"/>
    <w:rsid w:val="007D5F8B"/>
    <w:rsid w:val="007D6744"/>
    <w:rsid w:val="007D6C98"/>
    <w:rsid w:val="007D7941"/>
    <w:rsid w:val="007D79A0"/>
    <w:rsid w:val="007E0272"/>
    <w:rsid w:val="007E0C88"/>
    <w:rsid w:val="007E0F9A"/>
    <w:rsid w:val="007E1ABF"/>
    <w:rsid w:val="007E2D6B"/>
    <w:rsid w:val="007E2E0E"/>
    <w:rsid w:val="007E4551"/>
    <w:rsid w:val="007E46D1"/>
    <w:rsid w:val="007E51F2"/>
    <w:rsid w:val="007E5B01"/>
    <w:rsid w:val="007E5BA5"/>
    <w:rsid w:val="007E5F3C"/>
    <w:rsid w:val="007F028F"/>
    <w:rsid w:val="007F04A6"/>
    <w:rsid w:val="007F063E"/>
    <w:rsid w:val="007F0664"/>
    <w:rsid w:val="007F074B"/>
    <w:rsid w:val="007F0AD0"/>
    <w:rsid w:val="007F26ED"/>
    <w:rsid w:val="007F278A"/>
    <w:rsid w:val="007F2B36"/>
    <w:rsid w:val="007F38F5"/>
    <w:rsid w:val="007F3FA0"/>
    <w:rsid w:val="007F44DE"/>
    <w:rsid w:val="007F451B"/>
    <w:rsid w:val="007F49C0"/>
    <w:rsid w:val="007F5CEB"/>
    <w:rsid w:val="007F60EC"/>
    <w:rsid w:val="007F6B53"/>
    <w:rsid w:val="008002A3"/>
    <w:rsid w:val="00800510"/>
    <w:rsid w:val="008013F7"/>
    <w:rsid w:val="0080171D"/>
    <w:rsid w:val="00801C48"/>
    <w:rsid w:val="008020CF"/>
    <w:rsid w:val="00802457"/>
    <w:rsid w:val="00802C56"/>
    <w:rsid w:val="00802FB3"/>
    <w:rsid w:val="008033BF"/>
    <w:rsid w:val="008039A2"/>
    <w:rsid w:val="00803A73"/>
    <w:rsid w:val="00803D4D"/>
    <w:rsid w:val="00803E39"/>
    <w:rsid w:val="00804109"/>
    <w:rsid w:val="0080427B"/>
    <w:rsid w:val="00804283"/>
    <w:rsid w:val="00806864"/>
    <w:rsid w:val="008071D9"/>
    <w:rsid w:val="008073A0"/>
    <w:rsid w:val="0080751A"/>
    <w:rsid w:val="0080771E"/>
    <w:rsid w:val="00807F07"/>
    <w:rsid w:val="008101AF"/>
    <w:rsid w:val="008103D2"/>
    <w:rsid w:val="00810702"/>
    <w:rsid w:val="0081111B"/>
    <w:rsid w:val="00811173"/>
    <w:rsid w:val="0081137C"/>
    <w:rsid w:val="00812E99"/>
    <w:rsid w:val="00813DDE"/>
    <w:rsid w:val="00813F98"/>
    <w:rsid w:val="00813F99"/>
    <w:rsid w:val="00814F02"/>
    <w:rsid w:val="00815895"/>
    <w:rsid w:val="00815993"/>
    <w:rsid w:val="00816BF0"/>
    <w:rsid w:val="00816C0A"/>
    <w:rsid w:val="00816E50"/>
    <w:rsid w:val="00817A54"/>
    <w:rsid w:val="00817C7D"/>
    <w:rsid w:val="008202A7"/>
    <w:rsid w:val="008205D8"/>
    <w:rsid w:val="00820A1D"/>
    <w:rsid w:val="00820B44"/>
    <w:rsid w:val="008212E4"/>
    <w:rsid w:val="00821608"/>
    <w:rsid w:val="008218E6"/>
    <w:rsid w:val="00822818"/>
    <w:rsid w:val="00822D8B"/>
    <w:rsid w:val="0082320A"/>
    <w:rsid w:val="008241D0"/>
    <w:rsid w:val="00824D2D"/>
    <w:rsid w:val="0082527E"/>
    <w:rsid w:val="00825DD9"/>
    <w:rsid w:val="00827DF4"/>
    <w:rsid w:val="00830275"/>
    <w:rsid w:val="00830360"/>
    <w:rsid w:val="00830FE0"/>
    <w:rsid w:val="00831132"/>
    <w:rsid w:val="008320CB"/>
    <w:rsid w:val="008327AC"/>
    <w:rsid w:val="00832986"/>
    <w:rsid w:val="00832D3A"/>
    <w:rsid w:val="00833371"/>
    <w:rsid w:val="00833707"/>
    <w:rsid w:val="008344CC"/>
    <w:rsid w:val="008350A5"/>
    <w:rsid w:val="008356F9"/>
    <w:rsid w:val="00836BE6"/>
    <w:rsid w:val="00836D2E"/>
    <w:rsid w:val="00837509"/>
    <w:rsid w:val="00840A78"/>
    <w:rsid w:val="0084100B"/>
    <w:rsid w:val="008416EA"/>
    <w:rsid w:val="00841F40"/>
    <w:rsid w:val="008424FF"/>
    <w:rsid w:val="008426D8"/>
    <w:rsid w:val="008428EA"/>
    <w:rsid w:val="00843641"/>
    <w:rsid w:val="00843F0D"/>
    <w:rsid w:val="00845171"/>
    <w:rsid w:val="008455CB"/>
    <w:rsid w:val="008459E3"/>
    <w:rsid w:val="00846EDF"/>
    <w:rsid w:val="00847568"/>
    <w:rsid w:val="00847BF3"/>
    <w:rsid w:val="00847CAB"/>
    <w:rsid w:val="008509E5"/>
    <w:rsid w:val="00850A57"/>
    <w:rsid w:val="0085109A"/>
    <w:rsid w:val="008514AE"/>
    <w:rsid w:val="0085156F"/>
    <w:rsid w:val="008519D5"/>
    <w:rsid w:val="00851D28"/>
    <w:rsid w:val="008520E7"/>
    <w:rsid w:val="0085235E"/>
    <w:rsid w:val="00853F88"/>
    <w:rsid w:val="00854717"/>
    <w:rsid w:val="00855C9B"/>
    <w:rsid w:val="00855F03"/>
    <w:rsid w:val="0085677A"/>
    <w:rsid w:val="00856DAF"/>
    <w:rsid w:val="00857E4D"/>
    <w:rsid w:val="00857FD6"/>
    <w:rsid w:val="0086018B"/>
    <w:rsid w:val="00860800"/>
    <w:rsid w:val="00860E62"/>
    <w:rsid w:val="00860F0B"/>
    <w:rsid w:val="00860F81"/>
    <w:rsid w:val="008610B3"/>
    <w:rsid w:val="008617C2"/>
    <w:rsid w:val="00861822"/>
    <w:rsid w:val="00861959"/>
    <w:rsid w:val="00861E14"/>
    <w:rsid w:val="00862810"/>
    <w:rsid w:val="008629DA"/>
    <w:rsid w:val="00862C0E"/>
    <w:rsid w:val="008637FD"/>
    <w:rsid w:val="0086424E"/>
    <w:rsid w:val="0086459E"/>
    <w:rsid w:val="00864A86"/>
    <w:rsid w:val="00864C59"/>
    <w:rsid w:val="00864E6C"/>
    <w:rsid w:val="00865099"/>
    <w:rsid w:val="008661E4"/>
    <w:rsid w:val="0086631E"/>
    <w:rsid w:val="00866C98"/>
    <w:rsid w:val="00867861"/>
    <w:rsid w:val="008704C9"/>
    <w:rsid w:val="00870881"/>
    <w:rsid w:val="00870D0B"/>
    <w:rsid w:val="008712A7"/>
    <w:rsid w:val="00871AB4"/>
    <w:rsid w:val="0087295D"/>
    <w:rsid w:val="00872E90"/>
    <w:rsid w:val="00872FD7"/>
    <w:rsid w:val="0087428C"/>
    <w:rsid w:val="00874C39"/>
    <w:rsid w:val="008750EA"/>
    <w:rsid w:val="008759AE"/>
    <w:rsid w:val="00875D01"/>
    <w:rsid w:val="00875E62"/>
    <w:rsid w:val="00876810"/>
    <w:rsid w:val="00877022"/>
    <w:rsid w:val="008778A1"/>
    <w:rsid w:val="00877E57"/>
    <w:rsid w:val="00880202"/>
    <w:rsid w:val="00880E4B"/>
    <w:rsid w:val="00881846"/>
    <w:rsid w:val="00882BD2"/>
    <w:rsid w:val="0088344B"/>
    <w:rsid w:val="008838C7"/>
    <w:rsid w:val="00884447"/>
    <w:rsid w:val="00885696"/>
    <w:rsid w:val="00885C42"/>
    <w:rsid w:val="00886061"/>
    <w:rsid w:val="00886783"/>
    <w:rsid w:val="00886891"/>
    <w:rsid w:val="0088735B"/>
    <w:rsid w:val="0088740B"/>
    <w:rsid w:val="00887B2B"/>
    <w:rsid w:val="00887B62"/>
    <w:rsid w:val="00887BD5"/>
    <w:rsid w:val="00892260"/>
    <w:rsid w:val="00892953"/>
    <w:rsid w:val="0089296D"/>
    <w:rsid w:val="00892B3C"/>
    <w:rsid w:val="008930A4"/>
    <w:rsid w:val="008931BB"/>
    <w:rsid w:val="008948AA"/>
    <w:rsid w:val="008957ED"/>
    <w:rsid w:val="00896C46"/>
    <w:rsid w:val="00897EC6"/>
    <w:rsid w:val="00897F22"/>
    <w:rsid w:val="008A119B"/>
    <w:rsid w:val="008A16FD"/>
    <w:rsid w:val="008A32A1"/>
    <w:rsid w:val="008A3443"/>
    <w:rsid w:val="008A3EAD"/>
    <w:rsid w:val="008A4A89"/>
    <w:rsid w:val="008A4B7E"/>
    <w:rsid w:val="008A6217"/>
    <w:rsid w:val="008A64B5"/>
    <w:rsid w:val="008A6F3B"/>
    <w:rsid w:val="008A7A74"/>
    <w:rsid w:val="008B0A7E"/>
    <w:rsid w:val="008B0FA9"/>
    <w:rsid w:val="008B1C00"/>
    <w:rsid w:val="008B1EAC"/>
    <w:rsid w:val="008B2BA5"/>
    <w:rsid w:val="008B399B"/>
    <w:rsid w:val="008B3FFF"/>
    <w:rsid w:val="008B4CCF"/>
    <w:rsid w:val="008B4E11"/>
    <w:rsid w:val="008B6838"/>
    <w:rsid w:val="008B7535"/>
    <w:rsid w:val="008B785F"/>
    <w:rsid w:val="008B79F9"/>
    <w:rsid w:val="008C0375"/>
    <w:rsid w:val="008C114E"/>
    <w:rsid w:val="008C12FE"/>
    <w:rsid w:val="008C14F9"/>
    <w:rsid w:val="008C4434"/>
    <w:rsid w:val="008C5E69"/>
    <w:rsid w:val="008C62D0"/>
    <w:rsid w:val="008C68EF"/>
    <w:rsid w:val="008C6BD5"/>
    <w:rsid w:val="008C72FB"/>
    <w:rsid w:val="008C7FDD"/>
    <w:rsid w:val="008D1485"/>
    <w:rsid w:val="008D2A90"/>
    <w:rsid w:val="008D2C47"/>
    <w:rsid w:val="008D2D2E"/>
    <w:rsid w:val="008D3952"/>
    <w:rsid w:val="008D4C6C"/>
    <w:rsid w:val="008D5D14"/>
    <w:rsid w:val="008D6C11"/>
    <w:rsid w:val="008D6F16"/>
    <w:rsid w:val="008D6F18"/>
    <w:rsid w:val="008D7103"/>
    <w:rsid w:val="008D71A3"/>
    <w:rsid w:val="008E01EC"/>
    <w:rsid w:val="008E1040"/>
    <w:rsid w:val="008E19BC"/>
    <w:rsid w:val="008E2099"/>
    <w:rsid w:val="008E2A52"/>
    <w:rsid w:val="008E52D7"/>
    <w:rsid w:val="008E639A"/>
    <w:rsid w:val="008E7087"/>
    <w:rsid w:val="008E743A"/>
    <w:rsid w:val="008E7EA9"/>
    <w:rsid w:val="008F0B4F"/>
    <w:rsid w:val="008F0C5A"/>
    <w:rsid w:val="008F1B7B"/>
    <w:rsid w:val="008F1CC8"/>
    <w:rsid w:val="008F282B"/>
    <w:rsid w:val="008F292E"/>
    <w:rsid w:val="008F33A9"/>
    <w:rsid w:val="008F3675"/>
    <w:rsid w:val="008F43EB"/>
    <w:rsid w:val="008F47B3"/>
    <w:rsid w:val="008F7DC9"/>
    <w:rsid w:val="0090073D"/>
    <w:rsid w:val="009012B8"/>
    <w:rsid w:val="00901603"/>
    <w:rsid w:val="009017BA"/>
    <w:rsid w:val="00901F5C"/>
    <w:rsid w:val="00902868"/>
    <w:rsid w:val="00902FD8"/>
    <w:rsid w:val="00903D81"/>
    <w:rsid w:val="00904304"/>
    <w:rsid w:val="009047AB"/>
    <w:rsid w:val="00905A56"/>
    <w:rsid w:val="00907250"/>
    <w:rsid w:val="00907A37"/>
    <w:rsid w:val="00910B0D"/>
    <w:rsid w:val="0091227D"/>
    <w:rsid w:val="0091250D"/>
    <w:rsid w:val="0091328F"/>
    <w:rsid w:val="00914302"/>
    <w:rsid w:val="0091528B"/>
    <w:rsid w:val="00915F33"/>
    <w:rsid w:val="009166F2"/>
    <w:rsid w:val="00916FCB"/>
    <w:rsid w:val="0092071D"/>
    <w:rsid w:val="00920F65"/>
    <w:rsid w:val="0092104F"/>
    <w:rsid w:val="0092152B"/>
    <w:rsid w:val="009217AD"/>
    <w:rsid w:val="00923D52"/>
    <w:rsid w:val="009247FE"/>
    <w:rsid w:val="00924853"/>
    <w:rsid w:val="0092494E"/>
    <w:rsid w:val="0092557B"/>
    <w:rsid w:val="00925612"/>
    <w:rsid w:val="00925B43"/>
    <w:rsid w:val="00925CDD"/>
    <w:rsid w:val="00925E5E"/>
    <w:rsid w:val="0092614B"/>
    <w:rsid w:val="00926D0B"/>
    <w:rsid w:val="00927ACB"/>
    <w:rsid w:val="0093016B"/>
    <w:rsid w:val="00930E0F"/>
    <w:rsid w:val="00931E84"/>
    <w:rsid w:val="009343F1"/>
    <w:rsid w:val="00934922"/>
    <w:rsid w:val="00934CF7"/>
    <w:rsid w:val="009354DB"/>
    <w:rsid w:val="0093591B"/>
    <w:rsid w:val="00935F14"/>
    <w:rsid w:val="00936494"/>
    <w:rsid w:val="00936B07"/>
    <w:rsid w:val="00936F76"/>
    <w:rsid w:val="00937203"/>
    <w:rsid w:val="009378BE"/>
    <w:rsid w:val="0094211D"/>
    <w:rsid w:val="00943430"/>
    <w:rsid w:val="00944682"/>
    <w:rsid w:val="009449D3"/>
    <w:rsid w:val="00946085"/>
    <w:rsid w:val="009470C4"/>
    <w:rsid w:val="00947977"/>
    <w:rsid w:val="00947C16"/>
    <w:rsid w:val="0095046E"/>
    <w:rsid w:val="00950EE8"/>
    <w:rsid w:val="00951012"/>
    <w:rsid w:val="00951E66"/>
    <w:rsid w:val="0095267E"/>
    <w:rsid w:val="00952F67"/>
    <w:rsid w:val="0095375A"/>
    <w:rsid w:val="00953B7D"/>
    <w:rsid w:val="00954288"/>
    <w:rsid w:val="009546EE"/>
    <w:rsid w:val="00954ACA"/>
    <w:rsid w:val="00955CA2"/>
    <w:rsid w:val="009561C9"/>
    <w:rsid w:val="00956792"/>
    <w:rsid w:val="00956EC6"/>
    <w:rsid w:val="00957319"/>
    <w:rsid w:val="00961393"/>
    <w:rsid w:val="00961AD2"/>
    <w:rsid w:val="009627C9"/>
    <w:rsid w:val="009629B2"/>
    <w:rsid w:val="00962A13"/>
    <w:rsid w:val="00962C2E"/>
    <w:rsid w:val="00962D00"/>
    <w:rsid w:val="009636E2"/>
    <w:rsid w:val="009648D1"/>
    <w:rsid w:val="00965609"/>
    <w:rsid w:val="00965E79"/>
    <w:rsid w:val="00967587"/>
    <w:rsid w:val="009705BB"/>
    <w:rsid w:val="00970E2F"/>
    <w:rsid w:val="00970F4C"/>
    <w:rsid w:val="009717D4"/>
    <w:rsid w:val="00972157"/>
    <w:rsid w:val="009721C7"/>
    <w:rsid w:val="00972ECF"/>
    <w:rsid w:val="0097374F"/>
    <w:rsid w:val="00973BD4"/>
    <w:rsid w:val="00973F9A"/>
    <w:rsid w:val="00974E5D"/>
    <w:rsid w:val="00976235"/>
    <w:rsid w:val="009774A4"/>
    <w:rsid w:val="009776D8"/>
    <w:rsid w:val="00977FC0"/>
    <w:rsid w:val="009809D3"/>
    <w:rsid w:val="00980D6A"/>
    <w:rsid w:val="0098125D"/>
    <w:rsid w:val="009817F5"/>
    <w:rsid w:val="00981A1F"/>
    <w:rsid w:val="00981E78"/>
    <w:rsid w:val="00981E9A"/>
    <w:rsid w:val="009826EF"/>
    <w:rsid w:val="00982A5B"/>
    <w:rsid w:val="00983052"/>
    <w:rsid w:val="0098311C"/>
    <w:rsid w:val="00983293"/>
    <w:rsid w:val="009838F0"/>
    <w:rsid w:val="0098415C"/>
    <w:rsid w:val="009847D2"/>
    <w:rsid w:val="00985FB2"/>
    <w:rsid w:val="00986D84"/>
    <w:rsid w:val="0098708F"/>
    <w:rsid w:val="0098795D"/>
    <w:rsid w:val="00990E31"/>
    <w:rsid w:val="00991643"/>
    <w:rsid w:val="00991AAF"/>
    <w:rsid w:val="00992525"/>
    <w:rsid w:val="009934E1"/>
    <w:rsid w:val="0099356C"/>
    <w:rsid w:val="00993A53"/>
    <w:rsid w:val="00994F2B"/>
    <w:rsid w:val="0099593A"/>
    <w:rsid w:val="00995A07"/>
    <w:rsid w:val="009967EE"/>
    <w:rsid w:val="009973DF"/>
    <w:rsid w:val="00997A2B"/>
    <w:rsid w:val="00997CD7"/>
    <w:rsid w:val="009A161D"/>
    <w:rsid w:val="009A1EC5"/>
    <w:rsid w:val="009A24BB"/>
    <w:rsid w:val="009A27CE"/>
    <w:rsid w:val="009A4863"/>
    <w:rsid w:val="009A5C53"/>
    <w:rsid w:val="009A5E4A"/>
    <w:rsid w:val="009A6025"/>
    <w:rsid w:val="009A63AC"/>
    <w:rsid w:val="009A6BD1"/>
    <w:rsid w:val="009A7B48"/>
    <w:rsid w:val="009A7D75"/>
    <w:rsid w:val="009B1F76"/>
    <w:rsid w:val="009B2597"/>
    <w:rsid w:val="009B27C3"/>
    <w:rsid w:val="009B2AC4"/>
    <w:rsid w:val="009B3814"/>
    <w:rsid w:val="009B3A8F"/>
    <w:rsid w:val="009B4D46"/>
    <w:rsid w:val="009B54D5"/>
    <w:rsid w:val="009B566A"/>
    <w:rsid w:val="009B68FE"/>
    <w:rsid w:val="009B6D84"/>
    <w:rsid w:val="009B7153"/>
    <w:rsid w:val="009B7E2E"/>
    <w:rsid w:val="009B7F8A"/>
    <w:rsid w:val="009C0452"/>
    <w:rsid w:val="009C3AA4"/>
    <w:rsid w:val="009C486D"/>
    <w:rsid w:val="009C4E36"/>
    <w:rsid w:val="009C5D4D"/>
    <w:rsid w:val="009C6B5F"/>
    <w:rsid w:val="009C6EA2"/>
    <w:rsid w:val="009C728E"/>
    <w:rsid w:val="009C7E83"/>
    <w:rsid w:val="009D0D1A"/>
    <w:rsid w:val="009D0EBF"/>
    <w:rsid w:val="009D133E"/>
    <w:rsid w:val="009D136E"/>
    <w:rsid w:val="009D25B0"/>
    <w:rsid w:val="009D25E1"/>
    <w:rsid w:val="009D27E3"/>
    <w:rsid w:val="009D60D4"/>
    <w:rsid w:val="009D6652"/>
    <w:rsid w:val="009D6C85"/>
    <w:rsid w:val="009D6E0B"/>
    <w:rsid w:val="009D7E0A"/>
    <w:rsid w:val="009D7EE2"/>
    <w:rsid w:val="009E16A5"/>
    <w:rsid w:val="009E17F5"/>
    <w:rsid w:val="009E1FB2"/>
    <w:rsid w:val="009E1FD0"/>
    <w:rsid w:val="009E2580"/>
    <w:rsid w:val="009E2848"/>
    <w:rsid w:val="009E344C"/>
    <w:rsid w:val="009E3943"/>
    <w:rsid w:val="009E3F4A"/>
    <w:rsid w:val="009E486E"/>
    <w:rsid w:val="009E5F6B"/>
    <w:rsid w:val="009E623F"/>
    <w:rsid w:val="009E6C47"/>
    <w:rsid w:val="009E6F01"/>
    <w:rsid w:val="009E781B"/>
    <w:rsid w:val="009E7D07"/>
    <w:rsid w:val="009E7E0F"/>
    <w:rsid w:val="009E7E2F"/>
    <w:rsid w:val="009E7F2F"/>
    <w:rsid w:val="009F0945"/>
    <w:rsid w:val="009F2397"/>
    <w:rsid w:val="009F2CE5"/>
    <w:rsid w:val="009F34ED"/>
    <w:rsid w:val="009F54E4"/>
    <w:rsid w:val="009F6C49"/>
    <w:rsid w:val="00A0081B"/>
    <w:rsid w:val="00A0117A"/>
    <w:rsid w:val="00A01D0B"/>
    <w:rsid w:val="00A02335"/>
    <w:rsid w:val="00A024CD"/>
    <w:rsid w:val="00A024CE"/>
    <w:rsid w:val="00A030AA"/>
    <w:rsid w:val="00A0409C"/>
    <w:rsid w:val="00A0458E"/>
    <w:rsid w:val="00A04961"/>
    <w:rsid w:val="00A05B64"/>
    <w:rsid w:val="00A06921"/>
    <w:rsid w:val="00A070E6"/>
    <w:rsid w:val="00A07151"/>
    <w:rsid w:val="00A07405"/>
    <w:rsid w:val="00A0753E"/>
    <w:rsid w:val="00A07B23"/>
    <w:rsid w:val="00A10611"/>
    <w:rsid w:val="00A1079A"/>
    <w:rsid w:val="00A113D4"/>
    <w:rsid w:val="00A11943"/>
    <w:rsid w:val="00A11ABF"/>
    <w:rsid w:val="00A1220F"/>
    <w:rsid w:val="00A123DE"/>
    <w:rsid w:val="00A1287F"/>
    <w:rsid w:val="00A14564"/>
    <w:rsid w:val="00A14E39"/>
    <w:rsid w:val="00A16DCD"/>
    <w:rsid w:val="00A16ED6"/>
    <w:rsid w:val="00A17361"/>
    <w:rsid w:val="00A20329"/>
    <w:rsid w:val="00A2083F"/>
    <w:rsid w:val="00A22015"/>
    <w:rsid w:val="00A2309F"/>
    <w:rsid w:val="00A231B0"/>
    <w:rsid w:val="00A2342C"/>
    <w:rsid w:val="00A23B14"/>
    <w:rsid w:val="00A24CBD"/>
    <w:rsid w:val="00A26BD9"/>
    <w:rsid w:val="00A27019"/>
    <w:rsid w:val="00A270EC"/>
    <w:rsid w:val="00A3006C"/>
    <w:rsid w:val="00A30C61"/>
    <w:rsid w:val="00A30DEB"/>
    <w:rsid w:val="00A31838"/>
    <w:rsid w:val="00A31AB0"/>
    <w:rsid w:val="00A332CF"/>
    <w:rsid w:val="00A3409F"/>
    <w:rsid w:val="00A36758"/>
    <w:rsid w:val="00A377D4"/>
    <w:rsid w:val="00A40434"/>
    <w:rsid w:val="00A407D9"/>
    <w:rsid w:val="00A414E3"/>
    <w:rsid w:val="00A415F5"/>
    <w:rsid w:val="00A41DFD"/>
    <w:rsid w:val="00A42FA7"/>
    <w:rsid w:val="00A43276"/>
    <w:rsid w:val="00A433AD"/>
    <w:rsid w:val="00A43989"/>
    <w:rsid w:val="00A44F51"/>
    <w:rsid w:val="00A452D7"/>
    <w:rsid w:val="00A45CB8"/>
    <w:rsid w:val="00A45E77"/>
    <w:rsid w:val="00A47204"/>
    <w:rsid w:val="00A472F6"/>
    <w:rsid w:val="00A477F3"/>
    <w:rsid w:val="00A50A2C"/>
    <w:rsid w:val="00A516F3"/>
    <w:rsid w:val="00A51870"/>
    <w:rsid w:val="00A5188C"/>
    <w:rsid w:val="00A53A71"/>
    <w:rsid w:val="00A5458C"/>
    <w:rsid w:val="00A54A5A"/>
    <w:rsid w:val="00A54F6D"/>
    <w:rsid w:val="00A55BE0"/>
    <w:rsid w:val="00A57E00"/>
    <w:rsid w:val="00A57F24"/>
    <w:rsid w:val="00A57FDC"/>
    <w:rsid w:val="00A61501"/>
    <w:rsid w:val="00A6196A"/>
    <w:rsid w:val="00A62C51"/>
    <w:rsid w:val="00A62F08"/>
    <w:rsid w:val="00A6455B"/>
    <w:rsid w:val="00A64EE1"/>
    <w:rsid w:val="00A65780"/>
    <w:rsid w:val="00A65AB8"/>
    <w:rsid w:val="00A65B78"/>
    <w:rsid w:val="00A6795C"/>
    <w:rsid w:val="00A70238"/>
    <w:rsid w:val="00A704D6"/>
    <w:rsid w:val="00A706F5"/>
    <w:rsid w:val="00A7095C"/>
    <w:rsid w:val="00A71134"/>
    <w:rsid w:val="00A71486"/>
    <w:rsid w:val="00A715B1"/>
    <w:rsid w:val="00A72F65"/>
    <w:rsid w:val="00A73B75"/>
    <w:rsid w:val="00A73FEA"/>
    <w:rsid w:val="00A75EC1"/>
    <w:rsid w:val="00A77D02"/>
    <w:rsid w:val="00A77DD6"/>
    <w:rsid w:val="00A77E04"/>
    <w:rsid w:val="00A801A1"/>
    <w:rsid w:val="00A808EA"/>
    <w:rsid w:val="00A80F78"/>
    <w:rsid w:val="00A81125"/>
    <w:rsid w:val="00A81AD7"/>
    <w:rsid w:val="00A81E8B"/>
    <w:rsid w:val="00A81F84"/>
    <w:rsid w:val="00A82E3A"/>
    <w:rsid w:val="00A830C8"/>
    <w:rsid w:val="00A831AD"/>
    <w:rsid w:val="00A83224"/>
    <w:rsid w:val="00A833B8"/>
    <w:rsid w:val="00A8505F"/>
    <w:rsid w:val="00A87260"/>
    <w:rsid w:val="00A87E4F"/>
    <w:rsid w:val="00A90486"/>
    <w:rsid w:val="00A90799"/>
    <w:rsid w:val="00A91A9C"/>
    <w:rsid w:val="00A91F78"/>
    <w:rsid w:val="00A92197"/>
    <w:rsid w:val="00A937A1"/>
    <w:rsid w:val="00A939E9"/>
    <w:rsid w:val="00A94BFD"/>
    <w:rsid w:val="00A95396"/>
    <w:rsid w:val="00A96F58"/>
    <w:rsid w:val="00A97F35"/>
    <w:rsid w:val="00AA07E1"/>
    <w:rsid w:val="00AA12D0"/>
    <w:rsid w:val="00AA1F83"/>
    <w:rsid w:val="00AA26D3"/>
    <w:rsid w:val="00AA35C3"/>
    <w:rsid w:val="00AA5010"/>
    <w:rsid w:val="00AA5568"/>
    <w:rsid w:val="00AA61A4"/>
    <w:rsid w:val="00AA7322"/>
    <w:rsid w:val="00AB0EB1"/>
    <w:rsid w:val="00AB18E1"/>
    <w:rsid w:val="00AB216F"/>
    <w:rsid w:val="00AB282A"/>
    <w:rsid w:val="00AB3A2C"/>
    <w:rsid w:val="00AB3B2D"/>
    <w:rsid w:val="00AB3CDF"/>
    <w:rsid w:val="00AB441A"/>
    <w:rsid w:val="00AB4647"/>
    <w:rsid w:val="00AB4E7B"/>
    <w:rsid w:val="00AB6958"/>
    <w:rsid w:val="00AB7581"/>
    <w:rsid w:val="00AB7EC4"/>
    <w:rsid w:val="00AC04F0"/>
    <w:rsid w:val="00AC1309"/>
    <w:rsid w:val="00AC14D4"/>
    <w:rsid w:val="00AC1C0A"/>
    <w:rsid w:val="00AC1E75"/>
    <w:rsid w:val="00AC2B10"/>
    <w:rsid w:val="00AC3346"/>
    <w:rsid w:val="00AC3BB7"/>
    <w:rsid w:val="00AC430F"/>
    <w:rsid w:val="00AC4A14"/>
    <w:rsid w:val="00AC4A7E"/>
    <w:rsid w:val="00AC5BB5"/>
    <w:rsid w:val="00AD0B46"/>
    <w:rsid w:val="00AD0EDE"/>
    <w:rsid w:val="00AD12DC"/>
    <w:rsid w:val="00AD1A54"/>
    <w:rsid w:val="00AD1C81"/>
    <w:rsid w:val="00AD2432"/>
    <w:rsid w:val="00AD2ED3"/>
    <w:rsid w:val="00AD2EE6"/>
    <w:rsid w:val="00AD2F04"/>
    <w:rsid w:val="00AD33A1"/>
    <w:rsid w:val="00AD35C4"/>
    <w:rsid w:val="00AD4200"/>
    <w:rsid w:val="00AD46BB"/>
    <w:rsid w:val="00AD47D9"/>
    <w:rsid w:val="00AD5149"/>
    <w:rsid w:val="00AD557E"/>
    <w:rsid w:val="00AD57D0"/>
    <w:rsid w:val="00AD7084"/>
    <w:rsid w:val="00AE127F"/>
    <w:rsid w:val="00AE293B"/>
    <w:rsid w:val="00AE2D58"/>
    <w:rsid w:val="00AE3DE7"/>
    <w:rsid w:val="00AE4104"/>
    <w:rsid w:val="00AE44BD"/>
    <w:rsid w:val="00AE777C"/>
    <w:rsid w:val="00AE7CF0"/>
    <w:rsid w:val="00AF117E"/>
    <w:rsid w:val="00AF1C7E"/>
    <w:rsid w:val="00AF1FA0"/>
    <w:rsid w:val="00AF20F2"/>
    <w:rsid w:val="00AF2DE9"/>
    <w:rsid w:val="00AF36DC"/>
    <w:rsid w:val="00AF37B3"/>
    <w:rsid w:val="00AF3B6D"/>
    <w:rsid w:val="00AF6D92"/>
    <w:rsid w:val="00AF6F0C"/>
    <w:rsid w:val="00AF7397"/>
    <w:rsid w:val="00B00825"/>
    <w:rsid w:val="00B01FCF"/>
    <w:rsid w:val="00B02A4C"/>
    <w:rsid w:val="00B044A1"/>
    <w:rsid w:val="00B06179"/>
    <w:rsid w:val="00B06221"/>
    <w:rsid w:val="00B06C12"/>
    <w:rsid w:val="00B06C45"/>
    <w:rsid w:val="00B07524"/>
    <w:rsid w:val="00B07CA5"/>
    <w:rsid w:val="00B07FC7"/>
    <w:rsid w:val="00B1048A"/>
    <w:rsid w:val="00B107DA"/>
    <w:rsid w:val="00B11836"/>
    <w:rsid w:val="00B12FBB"/>
    <w:rsid w:val="00B137B6"/>
    <w:rsid w:val="00B13F85"/>
    <w:rsid w:val="00B15600"/>
    <w:rsid w:val="00B15A20"/>
    <w:rsid w:val="00B15E7D"/>
    <w:rsid w:val="00B17BBD"/>
    <w:rsid w:val="00B17FBB"/>
    <w:rsid w:val="00B2057F"/>
    <w:rsid w:val="00B206A8"/>
    <w:rsid w:val="00B208BC"/>
    <w:rsid w:val="00B20A9E"/>
    <w:rsid w:val="00B20CC3"/>
    <w:rsid w:val="00B20E25"/>
    <w:rsid w:val="00B20FF8"/>
    <w:rsid w:val="00B22B9E"/>
    <w:rsid w:val="00B22E20"/>
    <w:rsid w:val="00B23A9F"/>
    <w:rsid w:val="00B23CA5"/>
    <w:rsid w:val="00B2420C"/>
    <w:rsid w:val="00B24643"/>
    <w:rsid w:val="00B24BFA"/>
    <w:rsid w:val="00B24C95"/>
    <w:rsid w:val="00B256A3"/>
    <w:rsid w:val="00B25871"/>
    <w:rsid w:val="00B25CAB"/>
    <w:rsid w:val="00B26555"/>
    <w:rsid w:val="00B26903"/>
    <w:rsid w:val="00B271CE"/>
    <w:rsid w:val="00B27DE5"/>
    <w:rsid w:val="00B31FBD"/>
    <w:rsid w:val="00B3284A"/>
    <w:rsid w:val="00B3368D"/>
    <w:rsid w:val="00B343D0"/>
    <w:rsid w:val="00B345B2"/>
    <w:rsid w:val="00B34641"/>
    <w:rsid w:val="00B3485F"/>
    <w:rsid w:val="00B34B2D"/>
    <w:rsid w:val="00B34FBC"/>
    <w:rsid w:val="00B34FD0"/>
    <w:rsid w:val="00B35472"/>
    <w:rsid w:val="00B3553F"/>
    <w:rsid w:val="00B35E48"/>
    <w:rsid w:val="00B36B72"/>
    <w:rsid w:val="00B36C8A"/>
    <w:rsid w:val="00B36F0E"/>
    <w:rsid w:val="00B3793A"/>
    <w:rsid w:val="00B37A8C"/>
    <w:rsid w:val="00B37CAF"/>
    <w:rsid w:val="00B37D71"/>
    <w:rsid w:val="00B417E0"/>
    <w:rsid w:val="00B42569"/>
    <w:rsid w:val="00B42871"/>
    <w:rsid w:val="00B4498A"/>
    <w:rsid w:val="00B452D0"/>
    <w:rsid w:val="00B45332"/>
    <w:rsid w:val="00B45842"/>
    <w:rsid w:val="00B46308"/>
    <w:rsid w:val="00B467CC"/>
    <w:rsid w:val="00B46BFB"/>
    <w:rsid w:val="00B47DAD"/>
    <w:rsid w:val="00B51488"/>
    <w:rsid w:val="00B51A75"/>
    <w:rsid w:val="00B527E3"/>
    <w:rsid w:val="00B54508"/>
    <w:rsid w:val="00B55755"/>
    <w:rsid w:val="00B5623C"/>
    <w:rsid w:val="00B56C13"/>
    <w:rsid w:val="00B57190"/>
    <w:rsid w:val="00B606BF"/>
    <w:rsid w:val="00B60B49"/>
    <w:rsid w:val="00B60CAB"/>
    <w:rsid w:val="00B60D21"/>
    <w:rsid w:val="00B60D88"/>
    <w:rsid w:val="00B61233"/>
    <w:rsid w:val="00B61A59"/>
    <w:rsid w:val="00B61DF0"/>
    <w:rsid w:val="00B62166"/>
    <w:rsid w:val="00B62641"/>
    <w:rsid w:val="00B62698"/>
    <w:rsid w:val="00B637D8"/>
    <w:rsid w:val="00B64883"/>
    <w:rsid w:val="00B6631A"/>
    <w:rsid w:val="00B675CB"/>
    <w:rsid w:val="00B67688"/>
    <w:rsid w:val="00B70D26"/>
    <w:rsid w:val="00B71105"/>
    <w:rsid w:val="00B71B47"/>
    <w:rsid w:val="00B724BD"/>
    <w:rsid w:val="00B74760"/>
    <w:rsid w:val="00B74E84"/>
    <w:rsid w:val="00B756F1"/>
    <w:rsid w:val="00B76869"/>
    <w:rsid w:val="00B76B27"/>
    <w:rsid w:val="00B805DF"/>
    <w:rsid w:val="00B806AD"/>
    <w:rsid w:val="00B809C7"/>
    <w:rsid w:val="00B83326"/>
    <w:rsid w:val="00B86001"/>
    <w:rsid w:val="00B86D6F"/>
    <w:rsid w:val="00B917C0"/>
    <w:rsid w:val="00B920C0"/>
    <w:rsid w:val="00B9241F"/>
    <w:rsid w:val="00B9249D"/>
    <w:rsid w:val="00B93238"/>
    <w:rsid w:val="00B932AF"/>
    <w:rsid w:val="00B94E1D"/>
    <w:rsid w:val="00B94FE5"/>
    <w:rsid w:val="00B95984"/>
    <w:rsid w:val="00B95D86"/>
    <w:rsid w:val="00B95DF3"/>
    <w:rsid w:val="00B97591"/>
    <w:rsid w:val="00B97D3F"/>
    <w:rsid w:val="00B97D69"/>
    <w:rsid w:val="00BA0871"/>
    <w:rsid w:val="00BA0C5C"/>
    <w:rsid w:val="00BA0CBA"/>
    <w:rsid w:val="00BA0E97"/>
    <w:rsid w:val="00BA17A4"/>
    <w:rsid w:val="00BA22E4"/>
    <w:rsid w:val="00BA4885"/>
    <w:rsid w:val="00BA568C"/>
    <w:rsid w:val="00BA5FBE"/>
    <w:rsid w:val="00BA5FE8"/>
    <w:rsid w:val="00BA61A0"/>
    <w:rsid w:val="00BB03A2"/>
    <w:rsid w:val="00BB15DE"/>
    <w:rsid w:val="00BB1786"/>
    <w:rsid w:val="00BB1EC6"/>
    <w:rsid w:val="00BB2B74"/>
    <w:rsid w:val="00BB3348"/>
    <w:rsid w:val="00BB3399"/>
    <w:rsid w:val="00BB381A"/>
    <w:rsid w:val="00BB3DA0"/>
    <w:rsid w:val="00BB3F94"/>
    <w:rsid w:val="00BB42B1"/>
    <w:rsid w:val="00BB5C64"/>
    <w:rsid w:val="00BB5F5C"/>
    <w:rsid w:val="00BC015C"/>
    <w:rsid w:val="00BC05B7"/>
    <w:rsid w:val="00BC07CE"/>
    <w:rsid w:val="00BC1017"/>
    <w:rsid w:val="00BC24B3"/>
    <w:rsid w:val="00BC34F9"/>
    <w:rsid w:val="00BC35F1"/>
    <w:rsid w:val="00BC3EBF"/>
    <w:rsid w:val="00BC5BB2"/>
    <w:rsid w:val="00BC5D38"/>
    <w:rsid w:val="00BC6217"/>
    <w:rsid w:val="00BC6E05"/>
    <w:rsid w:val="00BC7D96"/>
    <w:rsid w:val="00BD07F0"/>
    <w:rsid w:val="00BD1BB5"/>
    <w:rsid w:val="00BD2C4F"/>
    <w:rsid w:val="00BD2F5B"/>
    <w:rsid w:val="00BD491B"/>
    <w:rsid w:val="00BD5EF9"/>
    <w:rsid w:val="00BD6335"/>
    <w:rsid w:val="00BD7242"/>
    <w:rsid w:val="00BD7590"/>
    <w:rsid w:val="00BD7CF0"/>
    <w:rsid w:val="00BE229D"/>
    <w:rsid w:val="00BE379A"/>
    <w:rsid w:val="00BE3A28"/>
    <w:rsid w:val="00BE3A3F"/>
    <w:rsid w:val="00BE3C9B"/>
    <w:rsid w:val="00BE587C"/>
    <w:rsid w:val="00BE685F"/>
    <w:rsid w:val="00BE6933"/>
    <w:rsid w:val="00BF0220"/>
    <w:rsid w:val="00BF05D5"/>
    <w:rsid w:val="00BF07A1"/>
    <w:rsid w:val="00BF09BC"/>
    <w:rsid w:val="00BF15CB"/>
    <w:rsid w:val="00BF17EC"/>
    <w:rsid w:val="00BF3E67"/>
    <w:rsid w:val="00BF3EF6"/>
    <w:rsid w:val="00BF480E"/>
    <w:rsid w:val="00BF50AA"/>
    <w:rsid w:val="00BF6573"/>
    <w:rsid w:val="00BF7079"/>
    <w:rsid w:val="00BF70F6"/>
    <w:rsid w:val="00C0021A"/>
    <w:rsid w:val="00C0116A"/>
    <w:rsid w:val="00C014C8"/>
    <w:rsid w:val="00C01D99"/>
    <w:rsid w:val="00C02603"/>
    <w:rsid w:val="00C035AE"/>
    <w:rsid w:val="00C0364F"/>
    <w:rsid w:val="00C036C8"/>
    <w:rsid w:val="00C040FD"/>
    <w:rsid w:val="00C04136"/>
    <w:rsid w:val="00C06353"/>
    <w:rsid w:val="00C06FFA"/>
    <w:rsid w:val="00C07187"/>
    <w:rsid w:val="00C07CA3"/>
    <w:rsid w:val="00C10B79"/>
    <w:rsid w:val="00C110EC"/>
    <w:rsid w:val="00C128A9"/>
    <w:rsid w:val="00C131E8"/>
    <w:rsid w:val="00C13534"/>
    <w:rsid w:val="00C13562"/>
    <w:rsid w:val="00C138ED"/>
    <w:rsid w:val="00C13C06"/>
    <w:rsid w:val="00C13E7C"/>
    <w:rsid w:val="00C17785"/>
    <w:rsid w:val="00C17C1E"/>
    <w:rsid w:val="00C20422"/>
    <w:rsid w:val="00C212F0"/>
    <w:rsid w:val="00C2187F"/>
    <w:rsid w:val="00C21A7D"/>
    <w:rsid w:val="00C21AC1"/>
    <w:rsid w:val="00C21D91"/>
    <w:rsid w:val="00C21E99"/>
    <w:rsid w:val="00C22044"/>
    <w:rsid w:val="00C22565"/>
    <w:rsid w:val="00C23274"/>
    <w:rsid w:val="00C23399"/>
    <w:rsid w:val="00C235F1"/>
    <w:rsid w:val="00C235FF"/>
    <w:rsid w:val="00C2363D"/>
    <w:rsid w:val="00C24571"/>
    <w:rsid w:val="00C24CBE"/>
    <w:rsid w:val="00C24E7C"/>
    <w:rsid w:val="00C24F7E"/>
    <w:rsid w:val="00C25A10"/>
    <w:rsid w:val="00C25E50"/>
    <w:rsid w:val="00C26763"/>
    <w:rsid w:val="00C26B4A"/>
    <w:rsid w:val="00C26DCE"/>
    <w:rsid w:val="00C278CB"/>
    <w:rsid w:val="00C27CAC"/>
    <w:rsid w:val="00C30755"/>
    <w:rsid w:val="00C33B0E"/>
    <w:rsid w:val="00C33D7A"/>
    <w:rsid w:val="00C33F49"/>
    <w:rsid w:val="00C348F9"/>
    <w:rsid w:val="00C35453"/>
    <w:rsid w:val="00C35671"/>
    <w:rsid w:val="00C356EF"/>
    <w:rsid w:val="00C3622E"/>
    <w:rsid w:val="00C362F1"/>
    <w:rsid w:val="00C37432"/>
    <w:rsid w:val="00C37B7A"/>
    <w:rsid w:val="00C41A9E"/>
    <w:rsid w:val="00C42899"/>
    <w:rsid w:val="00C42CCF"/>
    <w:rsid w:val="00C434AC"/>
    <w:rsid w:val="00C43B29"/>
    <w:rsid w:val="00C44C54"/>
    <w:rsid w:val="00C45508"/>
    <w:rsid w:val="00C45AA6"/>
    <w:rsid w:val="00C45E4A"/>
    <w:rsid w:val="00C467A2"/>
    <w:rsid w:val="00C5028D"/>
    <w:rsid w:val="00C50290"/>
    <w:rsid w:val="00C51B4F"/>
    <w:rsid w:val="00C51C71"/>
    <w:rsid w:val="00C51FBC"/>
    <w:rsid w:val="00C525E9"/>
    <w:rsid w:val="00C565C4"/>
    <w:rsid w:val="00C60D8C"/>
    <w:rsid w:val="00C6275C"/>
    <w:rsid w:val="00C62DD3"/>
    <w:rsid w:val="00C64272"/>
    <w:rsid w:val="00C64EF5"/>
    <w:rsid w:val="00C65114"/>
    <w:rsid w:val="00C6528D"/>
    <w:rsid w:val="00C652A7"/>
    <w:rsid w:val="00C665EB"/>
    <w:rsid w:val="00C70228"/>
    <w:rsid w:val="00C702B4"/>
    <w:rsid w:val="00C71448"/>
    <w:rsid w:val="00C71812"/>
    <w:rsid w:val="00C7251D"/>
    <w:rsid w:val="00C735A1"/>
    <w:rsid w:val="00C736E8"/>
    <w:rsid w:val="00C73875"/>
    <w:rsid w:val="00C73AA0"/>
    <w:rsid w:val="00C73CC4"/>
    <w:rsid w:val="00C7444B"/>
    <w:rsid w:val="00C74470"/>
    <w:rsid w:val="00C75744"/>
    <w:rsid w:val="00C759AA"/>
    <w:rsid w:val="00C76055"/>
    <w:rsid w:val="00C7605F"/>
    <w:rsid w:val="00C800D5"/>
    <w:rsid w:val="00C803B8"/>
    <w:rsid w:val="00C80AB4"/>
    <w:rsid w:val="00C8160D"/>
    <w:rsid w:val="00C81BE0"/>
    <w:rsid w:val="00C81C12"/>
    <w:rsid w:val="00C81D06"/>
    <w:rsid w:val="00C81FBA"/>
    <w:rsid w:val="00C82275"/>
    <w:rsid w:val="00C82AB1"/>
    <w:rsid w:val="00C8316E"/>
    <w:rsid w:val="00C8359B"/>
    <w:rsid w:val="00C8461C"/>
    <w:rsid w:val="00C8496D"/>
    <w:rsid w:val="00C84A88"/>
    <w:rsid w:val="00C8692A"/>
    <w:rsid w:val="00C875AD"/>
    <w:rsid w:val="00C87C11"/>
    <w:rsid w:val="00C9053B"/>
    <w:rsid w:val="00C90B61"/>
    <w:rsid w:val="00C90F7C"/>
    <w:rsid w:val="00C91135"/>
    <w:rsid w:val="00C91671"/>
    <w:rsid w:val="00C91931"/>
    <w:rsid w:val="00C9226E"/>
    <w:rsid w:val="00C922F3"/>
    <w:rsid w:val="00C92670"/>
    <w:rsid w:val="00C93379"/>
    <w:rsid w:val="00C93EF9"/>
    <w:rsid w:val="00C944A9"/>
    <w:rsid w:val="00C94A54"/>
    <w:rsid w:val="00C95AC2"/>
    <w:rsid w:val="00C95DAE"/>
    <w:rsid w:val="00C9638F"/>
    <w:rsid w:val="00C96509"/>
    <w:rsid w:val="00C966E1"/>
    <w:rsid w:val="00C96CEE"/>
    <w:rsid w:val="00C96F46"/>
    <w:rsid w:val="00CA0C35"/>
    <w:rsid w:val="00CA1281"/>
    <w:rsid w:val="00CA3567"/>
    <w:rsid w:val="00CA401A"/>
    <w:rsid w:val="00CA4369"/>
    <w:rsid w:val="00CA4CA0"/>
    <w:rsid w:val="00CA4D29"/>
    <w:rsid w:val="00CA4F92"/>
    <w:rsid w:val="00CA507F"/>
    <w:rsid w:val="00CA50C4"/>
    <w:rsid w:val="00CA5B3A"/>
    <w:rsid w:val="00CA6416"/>
    <w:rsid w:val="00CA6F4D"/>
    <w:rsid w:val="00CA73EC"/>
    <w:rsid w:val="00CA74E2"/>
    <w:rsid w:val="00CB05D6"/>
    <w:rsid w:val="00CB111E"/>
    <w:rsid w:val="00CB11BD"/>
    <w:rsid w:val="00CB1295"/>
    <w:rsid w:val="00CB16B7"/>
    <w:rsid w:val="00CB1FAD"/>
    <w:rsid w:val="00CB33EB"/>
    <w:rsid w:val="00CB3BD7"/>
    <w:rsid w:val="00CB3E79"/>
    <w:rsid w:val="00CB4C1A"/>
    <w:rsid w:val="00CB4C62"/>
    <w:rsid w:val="00CB5815"/>
    <w:rsid w:val="00CB5B26"/>
    <w:rsid w:val="00CB5C28"/>
    <w:rsid w:val="00CB5CD6"/>
    <w:rsid w:val="00CB7054"/>
    <w:rsid w:val="00CB75B7"/>
    <w:rsid w:val="00CB7D3B"/>
    <w:rsid w:val="00CB7DEB"/>
    <w:rsid w:val="00CC0402"/>
    <w:rsid w:val="00CC19BA"/>
    <w:rsid w:val="00CC1C8D"/>
    <w:rsid w:val="00CC27F3"/>
    <w:rsid w:val="00CC364D"/>
    <w:rsid w:val="00CC3C54"/>
    <w:rsid w:val="00CC5C50"/>
    <w:rsid w:val="00CC5FED"/>
    <w:rsid w:val="00CC6047"/>
    <w:rsid w:val="00CC6898"/>
    <w:rsid w:val="00CC7846"/>
    <w:rsid w:val="00CC7ADF"/>
    <w:rsid w:val="00CC7FCA"/>
    <w:rsid w:val="00CD0695"/>
    <w:rsid w:val="00CD08C9"/>
    <w:rsid w:val="00CD09C3"/>
    <w:rsid w:val="00CD0C7A"/>
    <w:rsid w:val="00CD11AB"/>
    <w:rsid w:val="00CD1B9A"/>
    <w:rsid w:val="00CD2449"/>
    <w:rsid w:val="00CD2DAB"/>
    <w:rsid w:val="00CD3061"/>
    <w:rsid w:val="00CD30CA"/>
    <w:rsid w:val="00CD3BE1"/>
    <w:rsid w:val="00CD3F03"/>
    <w:rsid w:val="00CD4847"/>
    <w:rsid w:val="00CD5A0E"/>
    <w:rsid w:val="00CD5DF0"/>
    <w:rsid w:val="00CD607A"/>
    <w:rsid w:val="00CD60B2"/>
    <w:rsid w:val="00CE005D"/>
    <w:rsid w:val="00CE18F1"/>
    <w:rsid w:val="00CE4557"/>
    <w:rsid w:val="00CE5588"/>
    <w:rsid w:val="00CE6514"/>
    <w:rsid w:val="00CE6B4E"/>
    <w:rsid w:val="00CE767D"/>
    <w:rsid w:val="00CF0192"/>
    <w:rsid w:val="00CF1C0B"/>
    <w:rsid w:val="00CF2EEF"/>
    <w:rsid w:val="00CF3071"/>
    <w:rsid w:val="00CF38BE"/>
    <w:rsid w:val="00CF3E51"/>
    <w:rsid w:val="00CF4C57"/>
    <w:rsid w:val="00CF4CDB"/>
    <w:rsid w:val="00CF4FDD"/>
    <w:rsid w:val="00CF5743"/>
    <w:rsid w:val="00CF64E5"/>
    <w:rsid w:val="00CF746D"/>
    <w:rsid w:val="00CF786F"/>
    <w:rsid w:val="00D00274"/>
    <w:rsid w:val="00D00F39"/>
    <w:rsid w:val="00D01B84"/>
    <w:rsid w:val="00D020F6"/>
    <w:rsid w:val="00D037E1"/>
    <w:rsid w:val="00D0462A"/>
    <w:rsid w:val="00D04AE7"/>
    <w:rsid w:val="00D0575F"/>
    <w:rsid w:val="00D07380"/>
    <w:rsid w:val="00D0757C"/>
    <w:rsid w:val="00D07ECA"/>
    <w:rsid w:val="00D1059D"/>
    <w:rsid w:val="00D10F89"/>
    <w:rsid w:val="00D11050"/>
    <w:rsid w:val="00D11209"/>
    <w:rsid w:val="00D12F5A"/>
    <w:rsid w:val="00D13A5A"/>
    <w:rsid w:val="00D14451"/>
    <w:rsid w:val="00D17170"/>
    <w:rsid w:val="00D207DD"/>
    <w:rsid w:val="00D20A59"/>
    <w:rsid w:val="00D20CCC"/>
    <w:rsid w:val="00D218E1"/>
    <w:rsid w:val="00D21F1E"/>
    <w:rsid w:val="00D21FBE"/>
    <w:rsid w:val="00D23490"/>
    <w:rsid w:val="00D236B9"/>
    <w:rsid w:val="00D23D44"/>
    <w:rsid w:val="00D245F5"/>
    <w:rsid w:val="00D24743"/>
    <w:rsid w:val="00D248A5"/>
    <w:rsid w:val="00D25137"/>
    <w:rsid w:val="00D26633"/>
    <w:rsid w:val="00D2694A"/>
    <w:rsid w:val="00D26BAB"/>
    <w:rsid w:val="00D27222"/>
    <w:rsid w:val="00D27C10"/>
    <w:rsid w:val="00D300E5"/>
    <w:rsid w:val="00D30148"/>
    <w:rsid w:val="00D30642"/>
    <w:rsid w:val="00D306F4"/>
    <w:rsid w:val="00D316EB"/>
    <w:rsid w:val="00D31805"/>
    <w:rsid w:val="00D31AC1"/>
    <w:rsid w:val="00D336D2"/>
    <w:rsid w:val="00D336FF"/>
    <w:rsid w:val="00D33B57"/>
    <w:rsid w:val="00D33C96"/>
    <w:rsid w:val="00D34771"/>
    <w:rsid w:val="00D352C2"/>
    <w:rsid w:val="00D35875"/>
    <w:rsid w:val="00D36420"/>
    <w:rsid w:val="00D40002"/>
    <w:rsid w:val="00D404C7"/>
    <w:rsid w:val="00D40C13"/>
    <w:rsid w:val="00D41614"/>
    <w:rsid w:val="00D41705"/>
    <w:rsid w:val="00D41F5B"/>
    <w:rsid w:val="00D42486"/>
    <w:rsid w:val="00D425BA"/>
    <w:rsid w:val="00D4277A"/>
    <w:rsid w:val="00D437A6"/>
    <w:rsid w:val="00D44620"/>
    <w:rsid w:val="00D44A3F"/>
    <w:rsid w:val="00D44F5A"/>
    <w:rsid w:val="00D4520E"/>
    <w:rsid w:val="00D514B4"/>
    <w:rsid w:val="00D52655"/>
    <w:rsid w:val="00D52FC6"/>
    <w:rsid w:val="00D531A9"/>
    <w:rsid w:val="00D532F6"/>
    <w:rsid w:val="00D53863"/>
    <w:rsid w:val="00D539CE"/>
    <w:rsid w:val="00D53D11"/>
    <w:rsid w:val="00D54970"/>
    <w:rsid w:val="00D54DF3"/>
    <w:rsid w:val="00D551DF"/>
    <w:rsid w:val="00D55F9C"/>
    <w:rsid w:val="00D56BB6"/>
    <w:rsid w:val="00D605C9"/>
    <w:rsid w:val="00D609BC"/>
    <w:rsid w:val="00D6173E"/>
    <w:rsid w:val="00D62651"/>
    <w:rsid w:val="00D62C99"/>
    <w:rsid w:val="00D63956"/>
    <w:rsid w:val="00D63EEB"/>
    <w:rsid w:val="00D64D9F"/>
    <w:rsid w:val="00D650B4"/>
    <w:rsid w:val="00D65A6B"/>
    <w:rsid w:val="00D65BC6"/>
    <w:rsid w:val="00D65BEA"/>
    <w:rsid w:val="00D663A5"/>
    <w:rsid w:val="00D66BDC"/>
    <w:rsid w:val="00D66F25"/>
    <w:rsid w:val="00D70AC8"/>
    <w:rsid w:val="00D70C41"/>
    <w:rsid w:val="00D7280F"/>
    <w:rsid w:val="00D747AC"/>
    <w:rsid w:val="00D747CB"/>
    <w:rsid w:val="00D74D24"/>
    <w:rsid w:val="00D74DB9"/>
    <w:rsid w:val="00D74F5B"/>
    <w:rsid w:val="00D756AF"/>
    <w:rsid w:val="00D757B9"/>
    <w:rsid w:val="00D75E41"/>
    <w:rsid w:val="00D76413"/>
    <w:rsid w:val="00D76DB6"/>
    <w:rsid w:val="00D81610"/>
    <w:rsid w:val="00D81809"/>
    <w:rsid w:val="00D827EB"/>
    <w:rsid w:val="00D82BA7"/>
    <w:rsid w:val="00D82C46"/>
    <w:rsid w:val="00D8341B"/>
    <w:rsid w:val="00D835A1"/>
    <w:rsid w:val="00D83916"/>
    <w:rsid w:val="00D849E6"/>
    <w:rsid w:val="00D84B19"/>
    <w:rsid w:val="00D84F12"/>
    <w:rsid w:val="00D85E59"/>
    <w:rsid w:val="00D866AE"/>
    <w:rsid w:val="00D86AF0"/>
    <w:rsid w:val="00D90635"/>
    <w:rsid w:val="00D910F2"/>
    <w:rsid w:val="00D9162A"/>
    <w:rsid w:val="00D91B13"/>
    <w:rsid w:val="00D921EE"/>
    <w:rsid w:val="00D9261B"/>
    <w:rsid w:val="00D929DB"/>
    <w:rsid w:val="00D931DF"/>
    <w:rsid w:val="00D933F8"/>
    <w:rsid w:val="00D936B1"/>
    <w:rsid w:val="00D9382F"/>
    <w:rsid w:val="00D94456"/>
    <w:rsid w:val="00D9577B"/>
    <w:rsid w:val="00D96463"/>
    <w:rsid w:val="00D97397"/>
    <w:rsid w:val="00D97D28"/>
    <w:rsid w:val="00DA0EC8"/>
    <w:rsid w:val="00DA3027"/>
    <w:rsid w:val="00DA31EE"/>
    <w:rsid w:val="00DA3A51"/>
    <w:rsid w:val="00DA47E8"/>
    <w:rsid w:val="00DA4D24"/>
    <w:rsid w:val="00DA5BF6"/>
    <w:rsid w:val="00DA619B"/>
    <w:rsid w:val="00DA6A62"/>
    <w:rsid w:val="00DA6C6D"/>
    <w:rsid w:val="00DA72AB"/>
    <w:rsid w:val="00DA78D5"/>
    <w:rsid w:val="00DB0E52"/>
    <w:rsid w:val="00DB101B"/>
    <w:rsid w:val="00DB15A1"/>
    <w:rsid w:val="00DB1957"/>
    <w:rsid w:val="00DB277C"/>
    <w:rsid w:val="00DB3839"/>
    <w:rsid w:val="00DB3F08"/>
    <w:rsid w:val="00DB414A"/>
    <w:rsid w:val="00DB4165"/>
    <w:rsid w:val="00DB42F3"/>
    <w:rsid w:val="00DB4DA4"/>
    <w:rsid w:val="00DB5082"/>
    <w:rsid w:val="00DB5451"/>
    <w:rsid w:val="00DB54D1"/>
    <w:rsid w:val="00DB5931"/>
    <w:rsid w:val="00DB77FD"/>
    <w:rsid w:val="00DC0893"/>
    <w:rsid w:val="00DC09AF"/>
    <w:rsid w:val="00DC0C27"/>
    <w:rsid w:val="00DC137B"/>
    <w:rsid w:val="00DC223B"/>
    <w:rsid w:val="00DC230D"/>
    <w:rsid w:val="00DC2A72"/>
    <w:rsid w:val="00DC3901"/>
    <w:rsid w:val="00DC3E77"/>
    <w:rsid w:val="00DC4803"/>
    <w:rsid w:val="00DC5BD5"/>
    <w:rsid w:val="00DC5E80"/>
    <w:rsid w:val="00DC6CDE"/>
    <w:rsid w:val="00DC7A31"/>
    <w:rsid w:val="00DC7A7B"/>
    <w:rsid w:val="00DC7C09"/>
    <w:rsid w:val="00DC7F43"/>
    <w:rsid w:val="00DD0BDE"/>
    <w:rsid w:val="00DD16AD"/>
    <w:rsid w:val="00DD1DD6"/>
    <w:rsid w:val="00DD2D69"/>
    <w:rsid w:val="00DD306E"/>
    <w:rsid w:val="00DD31AF"/>
    <w:rsid w:val="00DD3CCC"/>
    <w:rsid w:val="00DD4A0B"/>
    <w:rsid w:val="00DD5B1E"/>
    <w:rsid w:val="00DD5C07"/>
    <w:rsid w:val="00DD7AA4"/>
    <w:rsid w:val="00DD7E5B"/>
    <w:rsid w:val="00DE0169"/>
    <w:rsid w:val="00DE0314"/>
    <w:rsid w:val="00DE0820"/>
    <w:rsid w:val="00DE0930"/>
    <w:rsid w:val="00DE0A80"/>
    <w:rsid w:val="00DE1898"/>
    <w:rsid w:val="00DE1C1C"/>
    <w:rsid w:val="00DE3C56"/>
    <w:rsid w:val="00DE3C98"/>
    <w:rsid w:val="00DE3EF9"/>
    <w:rsid w:val="00DE7152"/>
    <w:rsid w:val="00DF25BA"/>
    <w:rsid w:val="00DF305A"/>
    <w:rsid w:val="00DF3444"/>
    <w:rsid w:val="00DF39F0"/>
    <w:rsid w:val="00DF4693"/>
    <w:rsid w:val="00DF4B12"/>
    <w:rsid w:val="00DF51F2"/>
    <w:rsid w:val="00DF56D2"/>
    <w:rsid w:val="00DF5B78"/>
    <w:rsid w:val="00DF5D5D"/>
    <w:rsid w:val="00DF60CF"/>
    <w:rsid w:val="00DF7EBF"/>
    <w:rsid w:val="00E00E62"/>
    <w:rsid w:val="00E01830"/>
    <w:rsid w:val="00E02136"/>
    <w:rsid w:val="00E032A0"/>
    <w:rsid w:val="00E04F9B"/>
    <w:rsid w:val="00E064FA"/>
    <w:rsid w:val="00E06F03"/>
    <w:rsid w:val="00E074F0"/>
    <w:rsid w:val="00E07528"/>
    <w:rsid w:val="00E0755B"/>
    <w:rsid w:val="00E10E7E"/>
    <w:rsid w:val="00E11076"/>
    <w:rsid w:val="00E11457"/>
    <w:rsid w:val="00E11C9F"/>
    <w:rsid w:val="00E12881"/>
    <w:rsid w:val="00E12AD3"/>
    <w:rsid w:val="00E14A63"/>
    <w:rsid w:val="00E14ECA"/>
    <w:rsid w:val="00E1521D"/>
    <w:rsid w:val="00E1782E"/>
    <w:rsid w:val="00E179C7"/>
    <w:rsid w:val="00E17C5E"/>
    <w:rsid w:val="00E20676"/>
    <w:rsid w:val="00E21FD5"/>
    <w:rsid w:val="00E222EE"/>
    <w:rsid w:val="00E22555"/>
    <w:rsid w:val="00E22665"/>
    <w:rsid w:val="00E24A45"/>
    <w:rsid w:val="00E25421"/>
    <w:rsid w:val="00E25D77"/>
    <w:rsid w:val="00E27C81"/>
    <w:rsid w:val="00E3057F"/>
    <w:rsid w:val="00E30CD6"/>
    <w:rsid w:val="00E31C79"/>
    <w:rsid w:val="00E325FD"/>
    <w:rsid w:val="00E32D49"/>
    <w:rsid w:val="00E32FF9"/>
    <w:rsid w:val="00E34003"/>
    <w:rsid w:val="00E34340"/>
    <w:rsid w:val="00E34AD7"/>
    <w:rsid w:val="00E356D8"/>
    <w:rsid w:val="00E36D56"/>
    <w:rsid w:val="00E37AE7"/>
    <w:rsid w:val="00E37CE7"/>
    <w:rsid w:val="00E4054E"/>
    <w:rsid w:val="00E408F6"/>
    <w:rsid w:val="00E4090C"/>
    <w:rsid w:val="00E4187B"/>
    <w:rsid w:val="00E419A0"/>
    <w:rsid w:val="00E419F2"/>
    <w:rsid w:val="00E41FE4"/>
    <w:rsid w:val="00E426CA"/>
    <w:rsid w:val="00E434E3"/>
    <w:rsid w:val="00E4383E"/>
    <w:rsid w:val="00E45098"/>
    <w:rsid w:val="00E454CB"/>
    <w:rsid w:val="00E45724"/>
    <w:rsid w:val="00E45BF6"/>
    <w:rsid w:val="00E4630D"/>
    <w:rsid w:val="00E4631B"/>
    <w:rsid w:val="00E4644D"/>
    <w:rsid w:val="00E47756"/>
    <w:rsid w:val="00E47BA1"/>
    <w:rsid w:val="00E47D8F"/>
    <w:rsid w:val="00E503DA"/>
    <w:rsid w:val="00E50D8A"/>
    <w:rsid w:val="00E51366"/>
    <w:rsid w:val="00E52131"/>
    <w:rsid w:val="00E52786"/>
    <w:rsid w:val="00E52EF7"/>
    <w:rsid w:val="00E53F08"/>
    <w:rsid w:val="00E54B42"/>
    <w:rsid w:val="00E54FE5"/>
    <w:rsid w:val="00E5722C"/>
    <w:rsid w:val="00E5741A"/>
    <w:rsid w:val="00E6032D"/>
    <w:rsid w:val="00E60494"/>
    <w:rsid w:val="00E60AE2"/>
    <w:rsid w:val="00E6194B"/>
    <w:rsid w:val="00E61B11"/>
    <w:rsid w:val="00E61DD4"/>
    <w:rsid w:val="00E61FC2"/>
    <w:rsid w:val="00E62430"/>
    <w:rsid w:val="00E62B5F"/>
    <w:rsid w:val="00E63282"/>
    <w:rsid w:val="00E64620"/>
    <w:rsid w:val="00E6519F"/>
    <w:rsid w:val="00E65D81"/>
    <w:rsid w:val="00E665BA"/>
    <w:rsid w:val="00E672FF"/>
    <w:rsid w:val="00E6773D"/>
    <w:rsid w:val="00E67820"/>
    <w:rsid w:val="00E70189"/>
    <w:rsid w:val="00E703E2"/>
    <w:rsid w:val="00E70F01"/>
    <w:rsid w:val="00E716E1"/>
    <w:rsid w:val="00E71741"/>
    <w:rsid w:val="00E7185E"/>
    <w:rsid w:val="00E727B3"/>
    <w:rsid w:val="00E72806"/>
    <w:rsid w:val="00E73321"/>
    <w:rsid w:val="00E76527"/>
    <w:rsid w:val="00E76D05"/>
    <w:rsid w:val="00E77318"/>
    <w:rsid w:val="00E77502"/>
    <w:rsid w:val="00E8030C"/>
    <w:rsid w:val="00E8045B"/>
    <w:rsid w:val="00E80984"/>
    <w:rsid w:val="00E80D36"/>
    <w:rsid w:val="00E812F0"/>
    <w:rsid w:val="00E81501"/>
    <w:rsid w:val="00E816CE"/>
    <w:rsid w:val="00E8288F"/>
    <w:rsid w:val="00E82DEF"/>
    <w:rsid w:val="00E8344F"/>
    <w:rsid w:val="00E84D15"/>
    <w:rsid w:val="00E864E2"/>
    <w:rsid w:val="00E8715D"/>
    <w:rsid w:val="00E90529"/>
    <w:rsid w:val="00E91341"/>
    <w:rsid w:val="00E9136A"/>
    <w:rsid w:val="00E913E9"/>
    <w:rsid w:val="00E9276C"/>
    <w:rsid w:val="00E92976"/>
    <w:rsid w:val="00E92E0F"/>
    <w:rsid w:val="00E93F26"/>
    <w:rsid w:val="00E9468F"/>
    <w:rsid w:val="00E94F71"/>
    <w:rsid w:val="00E956D0"/>
    <w:rsid w:val="00E95B3D"/>
    <w:rsid w:val="00E95C81"/>
    <w:rsid w:val="00E973B6"/>
    <w:rsid w:val="00E97C4E"/>
    <w:rsid w:val="00EA1775"/>
    <w:rsid w:val="00EA17E9"/>
    <w:rsid w:val="00EA1B70"/>
    <w:rsid w:val="00EA2D56"/>
    <w:rsid w:val="00EA342E"/>
    <w:rsid w:val="00EA3799"/>
    <w:rsid w:val="00EA3952"/>
    <w:rsid w:val="00EA42F6"/>
    <w:rsid w:val="00EA48D3"/>
    <w:rsid w:val="00EA4B55"/>
    <w:rsid w:val="00EA5380"/>
    <w:rsid w:val="00EA5516"/>
    <w:rsid w:val="00EA564A"/>
    <w:rsid w:val="00EA5D09"/>
    <w:rsid w:val="00EA634A"/>
    <w:rsid w:val="00EA64A9"/>
    <w:rsid w:val="00EA6536"/>
    <w:rsid w:val="00EA69AE"/>
    <w:rsid w:val="00EB11AE"/>
    <w:rsid w:val="00EB1359"/>
    <w:rsid w:val="00EB153F"/>
    <w:rsid w:val="00EB2265"/>
    <w:rsid w:val="00EB260D"/>
    <w:rsid w:val="00EB38C6"/>
    <w:rsid w:val="00EB39D0"/>
    <w:rsid w:val="00EB4217"/>
    <w:rsid w:val="00EB44BB"/>
    <w:rsid w:val="00EB4C89"/>
    <w:rsid w:val="00EB4FDD"/>
    <w:rsid w:val="00EB5758"/>
    <w:rsid w:val="00EB58F8"/>
    <w:rsid w:val="00EB5AFC"/>
    <w:rsid w:val="00EB5BCE"/>
    <w:rsid w:val="00EB7841"/>
    <w:rsid w:val="00EB78B3"/>
    <w:rsid w:val="00EB7906"/>
    <w:rsid w:val="00EC00CA"/>
    <w:rsid w:val="00EC09F1"/>
    <w:rsid w:val="00EC0D6E"/>
    <w:rsid w:val="00EC12B6"/>
    <w:rsid w:val="00EC1A6B"/>
    <w:rsid w:val="00EC1D11"/>
    <w:rsid w:val="00EC207F"/>
    <w:rsid w:val="00EC23DE"/>
    <w:rsid w:val="00EC29D3"/>
    <w:rsid w:val="00EC31FB"/>
    <w:rsid w:val="00EC3289"/>
    <w:rsid w:val="00EC375A"/>
    <w:rsid w:val="00EC3839"/>
    <w:rsid w:val="00EC4C79"/>
    <w:rsid w:val="00EC64BE"/>
    <w:rsid w:val="00EC74D3"/>
    <w:rsid w:val="00EC74D5"/>
    <w:rsid w:val="00EC765C"/>
    <w:rsid w:val="00ED08B3"/>
    <w:rsid w:val="00ED1150"/>
    <w:rsid w:val="00ED1FB0"/>
    <w:rsid w:val="00ED221A"/>
    <w:rsid w:val="00ED26E4"/>
    <w:rsid w:val="00ED29F5"/>
    <w:rsid w:val="00ED4AF6"/>
    <w:rsid w:val="00ED5170"/>
    <w:rsid w:val="00ED53A9"/>
    <w:rsid w:val="00ED5885"/>
    <w:rsid w:val="00ED61A8"/>
    <w:rsid w:val="00ED631E"/>
    <w:rsid w:val="00ED64DF"/>
    <w:rsid w:val="00ED6FAE"/>
    <w:rsid w:val="00ED71A0"/>
    <w:rsid w:val="00EE023E"/>
    <w:rsid w:val="00EE2173"/>
    <w:rsid w:val="00EE225E"/>
    <w:rsid w:val="00EE2285"/>
    <w:rsid w:val="00EE23D5"/>
    <w:rsid w:val="00EE2AD8"/>
    <w:rsid w:val="00EE2AF9"/>
    <w:rsid w:val="00EE2E30"/>
    <w:rsid w:val="00EE3AB3"/>
    <w:rsid w:val="00EE3BAC"/>
    <w:rsid w:val="00EE4999"/>
    <w:rsid w:val="00EE49ED"/>
    <w:rsid w:val="00EE4CB6"/>
    <w:rsid w:val="00EE6044"/>
    <w:rsid w:val="00EE72CA"/>
    <w:rsid w:val="00EE74E7"/>
    <w:rsid w:val="00EE766B"/>
    <w:rsid w:val="00EE7A72"/>
    <w:rsid w:val="00EE7CF3"/>
    <w:rsid w:val="00EF0FB0"/>
    <w:rsid w:val="00EF1322"/>
    <w:rsid w:val="00EF1E44"/>
    <w:rsid w:val="00EF242D"/>
    <w:rsid w:val="00EF25FD"/>
    <w:rsid w:val="00EF3393"/>
    <w:rsid w:val="00EF362D"/>
    <w:rsid w:val="00EF3ECE"/>
    <w:rsid w:val="00EF418F"/>
    <w:rsid w:val="00EF437C"/>
    <w:rsid w:val="00EF64E2"/>
    <w:rsid w:val="00EF711B"/>
    <w:rsid w:val="00EF74EE"/>
    <w:rsid w:val="00EF7CF8"/>
    <w:rsid w:val="00F00513"/>
    <w:rsid w:val="00F00910"/>
    <w:rsid w:val="00F012FE"/>
    <w:rsid w:val="00F01839"/>
    <w:rsid w:val="00F01D08"/>
    <w:rsid w:val="00F01EBF"/>
    <w:rsid w:val="00F02C94"/>
    <w:rsid w:val="00F02CF8"/>
    <w:rsid w:val="00F030DC"/>
    <w:rsid w:val="00F03845"/>
    <w:rsid w:val="00F03EBD"/>
    <w:rsid w:val="00F06AE6"/>
    <w:rsid w:val="00F1005E"/>
    <w:rsid w:val="00F10408"/>
    <w:rsid w:val="00F1065F"/>
    <w:rsid w:val="00F11CF9"/>
    <w:rsid w:val="00F124C6"/>
    <w:rsid w:val="00F13303"/>
    <w:rsid w:val="00F14998"/>
    <w:rsid w:val="00F15946"/>
    <w:rsid w:val="00F162D8"/>
    <w:rsid w:val="00F16307"/>
    <w:rsid w:val="00F165E3"/>
    <w:rsid w:val="00F16967"/>
    <w:rsid w:val="00F205CB"/>
    <w:rsid w:val="00F20A9E"/>
    <w:rsid w:val="00F217B2"/>
    <w:rsid w:val="00F226F3"/>
    <w:rsid w:val="00F23A86"/>
    <w:rsid w:val="00F23E2A"/>
    <w:rsid w:val="00F23EA1"/>
    <w:rsid w:val="00F2436E"/>
    <w:rsid w:val="00F249A5"/>
    <w:rsid w:val="00F2520D"/>
    <w:rsid w:val="00F25DD8"/>
    <w:rsid w:val="00F25F63"/>
    <w:rsid w:val="00F26B36"/>
    <w:rsid w:val="00F27247"/>
    <w:rsid w:val="00F27705"/>
    <w:rsid w:val="00F30144"/>
    <w:rsid w:val="00F31364"/>
    <w:rsid w:val="00F32A0C"/>
    <w:rsid w:val="00F33153"/>
    <w:rsid w:val="00F33BFC"/>
    <w:rsid w:val="00F33D4C"/>
    <w:rsid w:val="00F34016"/>
    <w:rsid w:val="00F34353"/>
    <w:rsid w:val="00F34B68"/>
    <w:rsid w:val="00F34CE4"/>
    <w:rsid w:val="00F35371"/>
    <w:rsid w:val="00F356B8"/>
    <w:rsid w:val="00F35BED"/>
    <w:rsid w:val="00F35D83"/>
    <w:rsid w:val="00F3626A"/>
    <w:rsid w:val="00F36BC3"/>
    <w:rsid w:val="00F3723D"/>
    <w:rsid w:val="00F37B14"/>
    <w:rsid w:val="00F4052D"/>
    <w:rsid w:val="00F406DF"/>
    <w:rsid w:val="00F40F4C"/>
    <w:rsid w:val="00F43440"/>
    <w:rsid w:val="00F4493C"/>
    <w:rsid w:val="00F4563D"/>
    <w:rsid w:val="00F45998"/>
    <w:rsid w:val="00F46BD0"/>
    <w:rsid w:val="00F46FE4"/>
    <w:rsid w:val="00F47811"/>
    <w:rsid w:val="00F509C0"/>
    <w:rsid w:val="00F50A2A"/>
    <w:rsid w:val="00F50E25"/>
    <w:rsid w:val="00F5104D"/>
    <w:rsid w:val="00F51AA3"/>
    <w:rsid w:val="00F51BAF"/>
    <w:rsid w:val="00F51FF6"/>
    <w:rsid w:val="00F523DE"/>
    <w:rsid w:val="00F525F2"/>
    <w:rsid w:val="00F530BB"/>
    <w:rsid w:val="00F532E8"/>
    <w:rsid w:val="00F54025"/>
    <w:rsid w:val="00F540D4"/>
    <w:rsid w:val="00F55D8C"/>
    <w:rsid w:val="00F5651A"/>
    <w:rsid w:val="00F56AD2"/>
    <w:rsid w:val="00F57403"/>
    <w:rsid w:val="00F57455"/>
    <w:rsid w:val="00F57D0D"/>
    <w:rsid w:val="00F60864"/>
    <w:rsid w:val="00F61D9F"/>
    <w:rsid w:val="00F61EAD"/>
    <w:rsid w:val="00F62EEB"/>
    <w:rsid w:val="00F633BA"/>
    <w:rsid w:val="00F64003"/>
    <w:rsid w:val="00F64A99"/>
    <w:rsid w:val="00F64B08"/>
    <w:rsid w:val="00F655F7"/>
    <w:rsid w:val="00F65700"/>
    <w:rsid w:val="00F65F5B"/>
    <w:rsid w:val="00F668E8"/>
    <w:rsid w:val="00F66A67"/>
    <w:rsid w:val="00F66AB0"/>
    <w:rsid w:val="00F66D19"/>
    <w:rsid w:val="00F67CE7"/>
    <w:rsid w:val="00F67EF5"/>
    <w:rsid w:val="00F70135"/>
    <w:rsid w:val="00F701CA"/>
    <w:rsid w:val="00F70854"/>
    <w:rsid w:val="00F72214"/>
    <w:rsid w:val="00F7286E"/>
    <w:rsid w:val="00F72A53"/>
    <w:rsid w:val="00F74494"/>
    <w:rsid w:val="00F747C8"/>
    <w:rsid w:val="00F74D5F"/>
    <w:rsid w:val="00F7542C"/>
    <w:rsid w:val="00F75D22"/>
    <w:rsid w:val="00F762FC"/>
    <w:rsid w:val="00F77C0A"/>
    <w:rsid w:val="00F80708"/>
    <w:rsid w:val="00F80733"/>
    <w:rsid w:val="00F80E38"/>
    <w:rsid w:val="00F81311"/>
    <w:rsid w:val="00F83822"/>
    <w:rsid w:val="00F83F71"/>
    <w:rsid w:val="00F865BB"/>
    <w:rsid w:val="00F865D2"/>
    <w:rsid w:val="00F86C89"/>
    <w:rsid w:val="00F877B0"/>
    <w:rsid w:val="00F90455"/>
    <w:rsid w:val="00F904DC"/>
    <w:rsid w:val="00F90754"/>
    <w:rsid w:val="00F943F7"/>
    <w:rsid w:val="00F94EF8"/>
    <w:rsid w:val="00F94F7B"/>
    <w:rsid w:val="00F95602"/>
    <w:rsid w:val="00F95B6D"/>
    <w:rsid w:val="00F9664A"/>
    <w:rsid w:val="00F97EC6"/>
    <w:rsid w:val="00FA010F"/>
    <w:rsid w:val="00FA03EB"/>
    <w:rsid w:val="00FA246E"/>
    <w:rsid w:val="00FA3F5D"/>
    <w:rsid w:val="00FA476C"/>
    <w:rsid w:val="00FA49D9"/>
    <w:rsid w:val="00FA5D78"/>
    <w:rsid w:val="00FA78DF"/>
    <w:rsid w:val="00FB0346"/>
    <w:rsid w:val="00FB0378"/>
    <w:rsid w:val="00FB10CD"/>
    <w:rsid w:val="00FB1C09"/>
    <w:rsid w:val="00FB2661"/>
    <w:rsid w:val="00FB282F"/>
    <w:rsid w:val="00FB451F"/>
    <w:rsid w:val="00FB46BE"/>
    <w:rsid w:val="00FB494B"/>
    <w:rsid w:val="00FB4D44"/>
    <w:rsid w:val="00FB5C13"/>
    <w:rsid w:val="00FB6DC7"/>
    <w:rsid w:val="00FB7EDC"/>
    <w:rsid w:val="00FC0633"/>
    <w:rsid w:val="00FC0BB6"/>
    <w:rsid w:val="00FC124A"/>
    <w:rsid w:val="00FC13F7"/>
    <w:rsid w:val="00FC204A"/>
    <w:rsid w:val="00FC2339"/>
    <w:rsid w:val="00FC26EC"/>
    <w:rsid w:val="00FC2BE3"/>
    <w:rsid w:val="00FC4AA0"/>
    <w:rsid w:val="00FC538F"/>
    <w:rsid w:val="00FC57B3"/>
    <w:rsid w:val="00FC6002"/>
    <w:rsid w:val="00FC6861"/>
    <w:rsid w:val="00FC6A8A"/>
    <w:rsid w:val="00FC79FF"/>
    <w:rsid w:val="00FD1AAA"/>
    <w:rsid w:val="00FD323D"/>
    <w:rsid w:val="00FD3C14"/>
    <w:rsid w:val="00FD407E"/>
    <w:rsid w:val="00FD43B1"/>
    <w:rsid w:val="00FD5A05"/>
    <w:rsid w:val="00FD5DF2"/>
    <w:rsid w:val="00FD6B94"/>
    <w:rsid w:val="00FD714B"/>
    <w:rsid w:val="00FD777C"/>
    <w:rsid w:val="00FD7D1A"/>
    <w:rsid w:val="00FE0BDC"/>
    <w:rsid w:val="00FE1481"/>
    <w:rsid w:val="00FE1A2A"/>
    <w:rsid w:val="00FE322C"/>
    <w:rsid w:val="00FE3A85"/>
    <w:rsid w:val="00FE3B63"/>
    <w:rsid w:val="00FE3C89"/>
    <w:rsid w:val="00FE4183"/>
    <w:rsid w:val="00FE5276"/>
    <w:rsid w:val="00FE52C8"/>
    <w:rsid w:val="00FE5AFE"/>
    <w:rsid w:val="00FE6345"/>
    <w:rsid w:val="00FE6910"/>
    <w:rsid w:val="00FE6C62"/>
    <w:rsid w:val="00FE6CB2"/>
    <w:rsid w:val="00FE7ADA"/>
    <w:rsid w:val="00FF11BC"/>
    <w:rsid w:val="00FF35FE"/>
    <w:rsid w:val="00FF4DC0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37669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｢ﾛ｢・ｩ嶸ﾂ" w:hAnsi="Cambria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98C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747CB"/>
    <w:pPr>
      <w:keepNext/>
      <w:keepLines/>
      <w:spacing w:before="480"/>
      <w:outlineLvl w:val="0"/>
    </w:pPr>
    <w:rPr>
      <w:rFonts w:ascii="Calibri" w:eastAsia="｢ﾛ｢・????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F7495"/>
    <w:pPr>
      <w:keepNext/>
      <w:keepLines/>
      <w:spacing w:before="200"/>
      <w:outlineLvl w:val="1"/>
    </w:pPr>
    <w:rPr>
      <w:rFonts w:ascii="Calibri" w:eastAsia="｢ﾛ｢・????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F7495"/>
    <w:pPr>
      <w:keepNext/>
      <w:keepLines/>
      <w:spacing w:before="200"/>
      <w:outlineLvl w:val="2"/>
    </w:pPr>
    <w:rPr>
      <w:rFonts w:ascii="Calibri" w:eastAsia="｢ﾛ｢・????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F7495"/>
    <w:pPr>
      <w:keepNext/>
      <w:keepLines/>
      <w:spacing w:before="200"/>
      <w:outlineLvl w:val="3"/>
    </w:pPr>
    <w:rPr>
      <w:rFonts w:ascii="Calibri" w:eastAsia="｢ﾛ｢・????" w:hAnsi="Calibri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D747CB"/>
    <w:rPr>
      <w:rFonts w:ascii="Calibri" w:eastAsia="｢ﾛ｢・????" w:hAnsi="Calibri" w:cs="Times New Roman"/>
      <w:b/>
      <w:bCs/>
      <w:color w:val="345A8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F7495"/>
    <w:rPr>
      <w:rFonts w:ascii="Calibri" w:eastAsia="｢ﾛ｢・????" w:hAnsi="Calibri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F7495"/>
    <w:rPr>
      <w:rFonts w:ascii="Calibri" w:eastAsia="｢ﾛ｢・????" w:hAnsi="Calibri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F7495"/>
    <w:rPr>
      <w:rFonts w:ascii="Calibri" w:eastAsia="｢ﾛ｢・????" w:hAnsi="Calibri" w:cs="Times New Roma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rsid w:val="0053196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531961"/>
    <w:rPr>
      <w:rFonts w:cs="Times New Roman"/>
    </w:rPr>
  </w:style>
  <w:style w:type="paragraph" w:customStyle="1" w:styleId="ManuscriptHeading1">
    <w:name w:val="Manuscript Heading 1"/>
    <w:basedOn w:val="Heading1"/>
    <w:next w:val="ManuscriptNormal"/>
    <w:uiPriority w:val="99"/>
    <w:rsid w:val="00C8692A"/>
    <w:pPr>
      <w:numPr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customStyle="1" w:styleId="ManuscriptNormal">
    <w:name w:val="Manuscript Normal"/>
    <w:basedOn w:val="Normal"/>
    <w:link w:val="ManuscriptNormalChar"/>
    <w:uiPriority w:val="99"/>
    <w:rsid w:val="00AC3BB7"/>
    <w:pPr>
      <w:spacing w:line="480" w:lineRule="auto"/>
      <w:ind w:firstLine="720"/>
      <w:jc w:val="both"/>
    </w:pPr>
    <w:rPr>
      <w:rFonts w:ascii="Times New Roman" w:hAnsi="Times New Roman"/>
    </w:rPr>
  </w:style>
  <w:style w:type="paragraph" w:customStyle="1" w:styleId="ManuscriptHeading2">
    <w:name w:val="Manuscript Heading 2"/>
    <w:basedOn w:val="Heading2"/>
    <w:next w:val="ManuscriptNormal"/>
    <w:uiPriority w:val="99"/>
    <w:rsid w:val="00C8692A"/>
    <w:pPr>
      <w:numPr>
        <w:ilvl w:val="1"/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customStyle="1" w:styleId="ManuscriptHeading3">
    <w:name w:val="Manuscript Heading 3"/>
    <w:basedOn w:val="Heading3"/>
    <w:next w:val="ManuscriptNormal"/>
    <w:uiPriority w:val="99"/>
    <w:rsid w:val="00C8692A"/>
    <w:pPr>
      <w:numPr>
        <w:ilvl w:val="2"/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customStyle="1" w:styleId="ManuscriptHeading4">
    <w:name w:val="Manuscript Heading 4"/>
    <w:basedOn w:val="Heading4"/>
    <w:next w:val="ManuscriptNormal"/>
    <w:uiPriority w:val="99"/>
    <w:rsid w:val="00C8692A"/>
    <w:pPr>
      <w:numPr>
        <w:ilvl w:val="3"/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styleId="Footer">
    <w:name w:val="footer"/>
    <w:basedOn w:val="Normal"/>
    <w:link w:val="FooterChar"/>
    <w:uiPriority w:val="99"/>
    <w:rsid w:val="0053196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531961"/>
    <w:rPr>
      <w:rFonts w:cs="Times New Roman"/>
    </w:rPr>
  </w:style>
  <w:style w:type="table" w:styleId="TableGrid">
    <w:name w:val="Table Grid"/>
    <w:basedOn w:val="TableNormal"/>
    <w:uiPriority w:val="99"/>
    <w:rsid w:val="00531961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99"/>
    <w:qFormat/>
    <w:rsid w:val="00531961"/>
    <w:pPr>
      <w:spacing w:after="200"/>
    </w:pPr>
    <w:rPr>
      <w:b/>
      <w:bCs/>
      <w:color w:val="4F81BD"/>
      <w:sz w:val="18"/>
      <w:szCs w:val="18"/>
    </w:rPr>
  </w:style>
  <w:style w:type="paragraph" w:customStyle="1" w:styleId="ManuscriptCaption">
    <w:name w:val="Manuscript Caption"/>
    <w:basedOn w:val="Caption"/>
    <w:next w:val="ManuscriptNormal"/>
    <w:uiPriority w:val="99"/>
    <w:rsid w:val="00C8692A"/>
    <w:pPr>
      <w:keepLines/>
      <w:numPr>
        <w:ilvl w:val="7"/>
        <w:numId w:val="1"/>
      </w:numPr>
      <w:spacing w:line="480" w:lineRule="auto"/>
      <w:jc w:val="both"/>
    </w:pPr>
    <w:rPr>
      <w:rFonts w:ascii="Times New Roman" w:hAnsi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rsid w:val="00C652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6528D"/>
    <w:rPr>
      <w:rFonts w:ascii="Lucida Grande" w:hAnsi="Lucida Grande" w:cs="Lucida Grande"/>
      <w:sz w:val="18"/>
      <w:szCs w:val="18"/>
    </w:rPr>
  </w:style>
  <w:style w:type="paragraph" w:customStyle="1" w:styleId="ManuscriptTableNormal">
    <w:name w:val="Manuscript Table Normal"/>
    <w:basedOn w:val="ManuscriptNormal"/>
    <w:uiPriority w:val="99"/>
    <w:rsid w:val="00AC3BB7"/>
    <w:pPr>
      <w:ind w:firstLine="0"/>
      <w:jc w:val="left"/>
    </w:pPr>
  </w:style>
  <w:style w:type="character" w:styleId="PageNumber">
    <w:name w:val="page number"/>
    <w:basedOn w:val="DefaultParagraphFont"/>
    <w:uiPriority w:val="99"/>
    <w:semiHidden/>
    <w:rsid w:val="001E1AEB"/>
    <w:rPr>
      <w:rFonts w:cs="Times New Roman"/>
    </w:rPr>
  </w:style>
  <w:style w:type="character" w:styleId="Hyperlink">
    <w:name w:val="Hyperlink"/>
    <w:basedOn w:val="DefaultParagraphFont"/>
    <w:uiPriority w:val="99"/>
    <w:rsid w:val="002E6E64"/>
    <w:rPr>
      <w:rFonts w:cs="Times New Roman"/>
      <w:color w:val="0000FF"/>
      <w:u w:val="single"/>
    </w:rPr>
  </w:style>
  <w:style w:type="paragraph" w:customStyle="1" w:styleId="xl63">
    <w:name w:val="xl63"/>
    <w:basedOn w:val="Normal"/>
    <w:uiPriority w:val="99"/>
    <w:rsid w:val="00C235F1"/>
    <w:pPr>
      <w:spacing w:before="100" w:beforeAutospacing="1" w:after="100" w:afterAutospacing="1"/>
    </w:pPr>
    <w:rPr>
      <w:rFonts w:ascii="Times" w:hAnsi="Times"/>
      <w:b/>
      <w:bCs/>
      <w:sz w:val="20"/>
      <w:szCs w:val="20"/>
      <w:lang w:val="en-AU"/>
    </w:rPr>
  </w:style>
  <w:style w:type="paragraph" w:customStyle="1" w:styleId="xl64">
    <w:name w:val="xl64"/>
    <w:basedOn w:val="Normal"/>
    <w:uiPriority w:val="99"/>
    <w:rsid w:val="00C235F1"/>
    <w:pP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66">
    <w:name w:val="xl66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Calibri" w:hAnsi="Calibri"/>
      <w:b/>
      <w:bCs/>
      <w:color w:val="000000"/>
      <w:sz w:val="20"/>
      <w:szCs w:val="20"/>
      <w:lang w:val="en-AU"/>
    </w:rPr>
  </w:style>
  <w:style w:type="paragraph" w:customStyle="1" w:styleId="xl67">
    <w:name w:val="xl67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b/>
      <w:bCs/>
      <w:sz w:val="20"/>
      <w:szCs w:val="20"/>
      <w:lang w:val="en-AU"/>
    </w:rPr>
  </w:style>
  <w:style w:type="paragraph" w:customStyle="1" w:styleId="xl68">
    <w:name w:val="xl68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b/>
      <w:bCs/>
      <w:sz w:val="20"/>
      <w:szCs w:val="20"/>
      <w:lang w:val="en-AU"/>
    </w:rPr>
  </w:style>
  <w:style w:type="paragraph" w:customStyle="1" w:styleId="xl69">
    <w:name w:val="xl69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color w:val="000000"/>
      <w:sz w:val="20"/>
      <w:szCs w:val="20"/>
      <w:lang w:val="en-AU"/>
    </w:rPr>
  </w:style>
  <w:style w:type="paragraph" w:customStyle="1" w:styleId="xl70">
    <w:name w:val="xl70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sz w:val="20"/>
      <w:szCs w:val="20"/>
      <w:lang w:val="en-AU"/>
    </w:rPr>
  </w:style>
  <w:style w:type="paragraph" w:customStyle="1" w:styleId="xl71">
    <w:name w:val="xl71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sz w:val="20"/>
      <w:szCs w:val="20"/>
      <w:lang w:val="en-AU"/>
    </w:rPr>
  </w:style>
  <w:style w:type="paragraph" w:customStyle="1" w:styleId="xl72">
    <w:name w:val="xl72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color w:val="000000"/>
      <w:sz w:val="20"/>
      <w:szCs w:val="20"/>
      <w:lang w:val="en-AU"/>
    </w:rPr>
  </w:style>
  <w:style w:type="paragraph" w:customStyle="1" w:styleId="xl73">
    <w:name w:val="xl73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b/>
      <w:bCs/>
      <w:sz w:val="20"/>
      <w:szCs w:val="20"/>
      <w:lang w:val="en-AU"/>
    </w:rPr>
  </w:style>
  <w:style w:type="paragraph" w:customStyle="1" w:styleId="xl74">
    <w:name w:val="xl74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color w:val="000000"/>
      <w:sz w:val="20"/>
      <w:szCs w:val="20"/>
      <w:lang w:val="en-AU"/>
    </w:rPr>
  </w:style>
  <w:style w:type="paragraph" w:customStyle="1" w:styleId="xl75">
    <w:name w:val="xl75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76">
    <w:name w:val="xl76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77">
    <w:name w:val="xl77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Zapf Dingbats" w:hAnsi="Zapf Dingbats"/>
      <w:color w:val="000000"/>
      <w:sz w:val="20"/>
      <w:szCs w:val="20"/>
      <w:lang w:val="en-AU"/>
    </w:rPr>
  </w:style>
  <w:style w:type="paragraph" w:customStyle="1" w:styleId="xl78">
    <w:name w:val="xl78"/>
    <w:basedOn w:val="Normal"/>
    <w:uiPriority w:val="99"/>
    <w:rsid w:val="00C235F1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79">
    <w:name w:val="xl79"/>
    <w:basedOn w:val="Normal"/>
    <w:uiPriority w:val="99"/>
    <w:rsid w:val="00C235F1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Zapf Dingbats" w:hAnsi="Zapf Dingbats"/>
      <w:color w:val="000000"/>
      <w:sz w:val="20"/>
      <w:szCs w:val="20"/>
      <w:lang w:val="en-AU"/>
    </w:rPr>
  </w:style>
  <w:style w:type="paragraph" w:customStyle="1" w:styleId="xl80">
    <w:name w:val="xl80"/>
    <w:basedOn w:val="Normal"/>
    <w:uiPriority w:val="99"/>
    <w:rsid w:val="00C235F1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rsid w:val="001B220D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1B220D"/>
    <w:rPr>
      <w:rFonts w:ascii="Lucida Grande" w:hAnsi="Lucida Grande" w:cs="Lucida Grande"/>
    </w:rPr>
  </w:style>
  <w:style w:type="character" w:styleId="CommentReference">
    <w:name w:val="annotation reference"/>
    <w:basedOn w:val="DefaultParagraphFont"/>
    <w:uiPriority w:val="99"/>
    <w:semiHidden/>
    <w:rsid w:val="00D85E59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D85E59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D85E59"/>
    <w:rPr>
      <w:rFonts w:ascii="Cambria" w:eastAsia="｢ﾛ｢・ｩ嶸ﾂ" w:hAnsi="Cambria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5329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75329E"/>
    <w:rPr>
      <w:rFonts w:ascii="Cambria" w:eastAsia="｢ﾛ｢・ｩ嶸ﾂ" w:hAnsi="Cambria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7542C"/>
    <w:rPr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rsid w:val="0082527E"/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82527E"/>
    <w:rPr>
      <w:rFonts w:cs="Times New Roman"/>
    </w:rPr>
  </w:style>
  <w:style w:type="character" w:styleId="FootnoteReference">
    <w:name w:val="footnote reference"/>
    <w:basedOn w:val="DefaultParagraphFont"/>
    <w:uiPriority w:val="99"/>
    <w:rsid w:val="0082527E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rsid w:val="00FE6910"/>
    <w:pPr>
      <w:spacing w:before="100" w:beforeAutospacing="1" w:after="100" w:afterAutospacing="1"/>
    </w:pPr>
    <w:rPr>
      <w:rFonts w:ascii="Times" w:hAnsi="Times"/>
      <w:sz w:val="20"/>
      <w:szCs w:val="20"/>
      <w:lang w:val="en-AU"/>
    </w:rPr>
  </w:style>
  <w:style w:type="paragraph" w:styleId="TOC1">
    <w:name w:val="toc 1"/>
    <w:basedOn w:val="Normal"/>
    <w:next w:val="Normal"/>
    <w:autoRedefine/>
    <w:uiPriority w:val="39"/>
    <w:locked/>
    <w:rsid w:val="00B36C8A"/>
  </w:style>
  <w:style w:type="paragraph" w:styleId="TOC2">
    <w:name w:val="toc 2"/>
    <w:basedOn w:val="Normal"/>
    <w:next w:val="Normal"/>
    <w:autoRedefine/>
    <w:uiPriority w:val="39"/>
    <w:locked/>
    <w:rsid w:val="00B36C8A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locked/>
    <w:rsid w:val="00B36C8A"/>
    <w:pPr>
      <w:ind w:leftChars="400" w:left="960"/>
    </w:pPr>
  </w:style>
  <w:style w:type="character" w:customStyle="1" w:styleId="ManuscriptNormalChar">
    <w:name w:val="Manuscript Normal Char"/>
    <w:basedOn w:val="DefaultParagraphFont"/>
    <w:link w:val="ManuscriptNormal"/>
    <w:uiPriority w:val="99"/>
    <w:locked/>
    <w:rsid w:val="002731EB"/>
    <w:rPr>
      <w:rFonts w:eastAsia="｢ﾛ｢・ｩ嶸ﾂ" w:cs="Times New Roman"/>
      <w:sz w:val="24"/>
      <w:szCs w:val="24"/>
      <w:lang w:val="en-US" w:eastAsia="en-US" w:bidi="ar-SA"/>
    </w:rPr>
  </w:style>
  <w:style w:type="paragraph" w:customStyle="1" w:styleId="TOC">
    <w:name w:val="TOC"/>
    <w:basedOn w:val="ManuscriptNormal"/>
    <w:uiPriority w:val="99"/>
    <w:rsid w:val="005625FE"/>
    <w:pPr>
      <w:tabs>
        <w:tab w:val="left" w:pos="341"/>
        <w:tab w:val="left" w:pos="852"/>
        <w:tab w:val="left" w:pos="1020"/>
        <w:tab w:val="left" w:pos="1248"/>
        <w:tab w:val="right" w:leader="dot" w:pos="8732"/>
      </w:tabs>
      <w:ind w:right="567"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3A141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｢ﾛ｢・ｩ嶸ﾂ" w:hAnsi="Cambria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98C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747CB"/>
    <w:pPr>
      <w:keepNext/>
      <w:keepLines/>
      <w:spacing w:before="480"/>
      <w:outlineLvl w:val="0"/>
    </w:pPr>
    <w:rPr>
      <w:rFonts w:ascii="Calibri" w:eastAsia="｢ﾛ｢・????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F7495"/>
    <w:pPr>
      <w:keepNext/>
      <w:keepLines/>
      <w:spacing w:before="200"/>
      <w:outlineLvl w:val="1"/>
    </w:pPr>
    <w:rPr>
      <w:rFonts w:ascii="Calibri" w:eastAsia="｢ﾛ｢・????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F7495"/>
    <w:pPr>
      <w:keepNext/>
      <w:keepLines/>
      <w:spacing w:before="200"/>
      <w:outlineLvl w:val="2"/>
    </w:pPr>
    <w:rPr>
      <w:rFonts w:ascii="Calibri" w:eastAsia="｢ﾛ｢・????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F7495"/>
    <w:pPr>
      <w:keepNext/>
      <w:keepLines/>
      <w:spacing w:before="200"/>
      <w:outlineLvl w:val="3"/>
    </w:pPr>
    <w:rPr>
      <w:rFonts w:ascii="Calibri" w:eastAsia="｢ﾛ｢・????" w:hAnsi="Calibri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D747CB"/>
    <w:rPr>
      <w:rFonts w:ascii="Calibri" w:eastAsia="｢ﾛ｢・????" w:hAnsi="Calibri" w:cs="Times New Roman"/>
      <w:b/>
      <w:bCs/>
      <w:color w:val="345A8A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F7495"/>
    <w:rPr>
      <w:rFonts w:ascii="Calibri" w:eastAsia="｢ﾛ｢・????" w:hAnsi="Calibri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F7495"/>
    <w:rPr>
      <w:rFonts w:ascii="Calibri" w:eastAsia="｢ﾛ｢・????" w:hAnsi="Calibri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F7495"/>
    <w:rPr>
      <w:rFonts w:ascii="Calibri" w:eastAsia="｢ﾛ｢・????" w:hAnsi="Calibri" w:cs="Times New Roman"/>
      <w:b/>
      <w:bCs/>
      <w:i/>
      <w:iCs/>
      <w:color w:val="4F81BD"/>
    </w:rPr>
  </w:style>
  <w:style w:type="paragraph" w:styleId="Header">
    <w:name w:val="header"/>
    <w:basedOn w:val="Normal"/>
    <w:link w:val="HeaderChar"/>
    <w:uiPriority w:val="99"/>
    <w:rsid w:val="0053196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531961"/>
    <w:rPr>
      <w:rFonts w:cs="Times New Roman"/>
    </w:rPr>
  </w:style>
  <w:style w:type="paragraph" w:customStyle="1" w:styleId="ManuscriptHeading1">
    <w:name w:val="Manuscript Heading 1"/>
    <w:basedOn w:val="Heading1"/>
    <w:next w:val="ManuscriptNormal"/>
    <w:uiPriority w:val="99"/>
    <w:rsid w:val="00C8692A"/>
    <w:pPr>
      <w:numPr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customStyle="1" w:styleId="ManuscriptNormal">
    <w:name w:val="Manuscript Normal"/>
    <w:basedOn w:val="Normal"/>
    <w:link w:val="ManuscriptNormalChar"/>
    <w:uiPriority w:val="99"/>
    <w:rsid w:val="00AC3BB7"/>
    <w:pPr>
      <w:spacing w:line="480" w:lineRule="auto"/>
      <w:ind w:firstLine="720"/>
      <w:jc w:val="both"/>
    </w:pPr>
    <w:rPr>
      <w:rFonts w:ascii="Times New Roman" w:hAnsi="Times New Roman"/>
    </w:rPr>
  </w:style>
  <w:style w:type="paragraph" w:customStyle="1" w:styleId="ManuscriptHeading2">
    <w:name w:val="Manuscript Heading 2"/>
    <w:basedOn w:val="Heading2"/>
    <w:next w:val="ManuscriptNormal"/>
    <w:uiPriority w:val="99"/>
    <w:rsid w:val="00C8692A"/>
    <w:pPr>
      <w:numPr>
        <w:ilvl w:val="1"/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customStyle="1" w:styleId="ManuscriptHeading3">
    <w:name w:val="Manuscript Heading 3"/>
    <w:basedOn w:val="Heading3"/>
    <w:next w:val="ManuscriptNormal"/>
    <w:uiPriority w:val="99"/>
    <w:rsid w:val="00C8692A"/>
    <w:pPr>
      <w:numPr>
        <w:ilvl w:val="2"/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customStyle="1" w:styleId="ManuscriptHeading4">
    <w:name w:val="Manuscript Heading 4"/>
    <w:basedOn w:val="Heading4"/>
    <w:next w:val="ManuscriptNormal"/>
    <w:uiPriority w:val="99"/>
    <w:rsid w:val="00C8692A"/>
    <w:pPr>
      <w:numPr>
        <w:ilvl w:val="3"/>
        <w:numId w:val="1"/>
      </w:numPr>
      <w:spacing w:line="480" w:lineRule="auto"/>
    </w:pPr>
    <w:rPr>
      <w:rFonts w:ascii="Times New Roman" w:hAnsi="Times New Roman"/>
      <w:color w:val="auto"/>
    </w:rPr>
  </w:style>
  <w:style w:type="paragraph" w:styleId="Footer">
    <w:name w:val="footer"/>
    <w:basedOn w:val="Normal"/>
    <w:link w:val="FooterChar"/>
    <w:uiPriority w:val="99"/>
    <w:rsid w:val="0053196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531961"/>
    <w:rPr>
      <w:rFonts w:cs="Times New Roman"/>
    </w:rPr>
  </w:style>
  <w:style w:type="table" w:styleId="TableGrid">
    <w:name w:val="Table Grid"/>
    <w:basedOn w:val="TableNormal"/>
    <w:uiPriority w:val="99"/>
    <w:rsid w:val="00531961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99"/>
    <w:qFormat/>
    <w:rsid w:val="00531961"/>
    <w:pPr>
      <w:spacing w:after="200"/>
    </w:pPr>
    <w:rPr>
      <w:b/>
      <w:bCs/>
      <w:color w:val="4F81BD"/>
      <w:sz w:val="18"/>
      <w:szCs w:val="18"/>
    </w:rPr>
  </w:style>
  <w:style w:type="paragraph" w:customStyle="1" w:styleId="ManuscriptCaption">
    <w:name w:val="Manuscript Caption"/>
    <w:basedOn w:val="Caption"/>
    <w:next w:val="ManuscriptNormal"/>
    <w:uiPriority w:val="99"/>
    <w:rsid w:val="00C8692A"/>
    <w:pPr>
      <w:keepLines/>
      <w:numPr>
        <w:ilvl w:val="7"/>
        <w:numId w:val="1"/>
      </w:numPr>
      <w:spacing w:line="480" w:lineRule="auto"/>
      <w:jc w:val="both"/>
    </w:pPr>
    <w:rPr>
      <w:rFonts w:ascii="Times New Roman" w:hAnsi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rsid w:val="00C652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C6528D"/>
    <w:rPr>
      <w:rFonts w:ascii="Lucida Grande" w:hAnsi="Lucida Grande" w:cs="Lucida Grande"/>
      <w:sz w:val="18"/>
      <w:szCs w:val="18"/>
    </w:rPr>
  </w:style>
  <w:style w:type="paragraph" w:customStyle="1" w:styleId="ManuscriptTableNormal">
    <w:name w:val="Manuscript Table Normal"/>
    <w:basedOn w:val="ManuscriptNormal"/>
    <w:uiPriority w:val="99"/>
    <w:rsid w:val="00AC3BB7"/>
    <w:pPr>
      <w:ind w:firstLine="0"/>
      <w:jc w:val="left"/>
    </w:pPr>
  </w:style>
  <w:style w:type="character" w:styleId="PageNumber">
    <w:name w:val="page number"/>
    <w:basedOn w:val="DefaultParagraphFont"/>
    <w:uiPriority w:val="99"/>
    <w:semiHidden/>
    <w:rsid w:val="001E1AEB"/>
    <w:rPr>
      <w:rFonts w:cs="Times New Roman"/>
    </w:rPr>
  </w:style>
  <w:style w:type="character" w:styleId="Hyperlink">
    <w:name w:val="Hyperlink"/>
    <w:basedOn w:val="DefaultParagraphFont"/>
    <w:uiPriority w:val="99"/>
    <w:rsid w:val="002E6E64"/>
    <w:rPr>
      <w:rFonts w:cs="Times New Roman"/>
      <w:color w:val="0000FF"/>
      <w:u w:val="single"/>
    </w:rPr>
  </w:style>
  <w:style w:type="paragraph" w:customStyle="1" w:styleId="xl63">
    <w:name w:val="xl63"/>
    <w:basedOn w:val="Normal"/>
    <w:uiPriority w:val="99"/>
    <w:rsid w:val="00C235F1"/>
    <w:pPr>
      <w:spacing w:before="100" w:beforeAutospacing="1" w:after="100" w:afterAutospacing="1"/>
    </w:pPr>
    <w:rPr>
      <w:rFonts w:ascii="Times" w:hAnsi="Times"/>
      <w:b/>
      <w:bCs/>
      <w:sz w:val="20"/>
      <w:szCs w:val="20"/>
      <w:lang w:val="en-AU"/>
    </w:rPr>
  </w:style>
  <w:style w:type="paragraph" w:customStyle="1" w:styleId="xl64">
    <w:name w:val="xl64"/>
    <w:basedOn w:val="Normal"/>
    <w:uiPriority w:val="99"/>
    <w:rsid w:val="00C235F1"/>
    <w:pP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66">
    <w:name w:val="xl66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Calibri" w:hAnsi="Calibri"/>
      <w:b/>
      <w:bCs/>
      <w:color w:val="000000"/>
      <w:sz w:val="20"/>
      <w:szCs w:val="20"/>
      <w:lang w:val="en-AU"/>
    </w:rPr>
  </w:style>
  <w:style w:type="paragraph" w:customStyle="1" w:styleId="xl67">
    <w:name w:val="xl67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b/>
      <w:bCs/>
      <w:sz w:val="20"/>
      <w:szCs w:val="20"/>
      <w:lang w:val="en-AU"/>
    </w:rPr>
  </w:style>
  <w:style w:type="paragraph" w:customStyle="1" w:styleId="xl68">
    <w:name w:val="xl68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b/>
      <w:bCs/>
      <w:sz w:val="20"/>
      <w:szCs w:val="20"/>
      <w:lang w:val="en-AU"/>
    </w:rPr>
  </w:style>
  <w:style w:type="paragraph" w:customStyle="1" w:styleId="xl69">
    <w:name w:val="xl69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color w:val="000000"/>
      <w:sz w:val="20"/>
      <w:szCs w:val="20"/>
      <w:lang w:val="en-AU"/>
    </w:rPr>
  </w:style>
  <w:style w:type="paragraph" w:customStyle="1" w:styleId="xl70">
    <w:name w:val="xl70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sz w:val="20"/>
      <w:szCs w:val="20"/>
      <w:lang w:val="en-AU"/>
    </w:rPr>
  </w:style>
  <w:style w:type="paragraph" w:customStyle="1" w:styleId="xl71">
    <w:name w:val="xl71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sz w:val="20"/>
      <w:szCs w:val="20"/>
      <w:lang w:val="en-AU"/>
    </w:rPr>
  </w:style>
  <w:style w:type="paragraph" w:customStyle="1" w:styleId="xl72">
    <w:name w:val="xl72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Times" w:hAnsi="Times"/>
      <w:color w:val="000000"/>
      <w:sz w:val="20"/>
      <w:szCs w:val="20"/>
      <w:lang w:val="en-AU"/>
    </w:rPr>
  </w:style>
  <w:style w:type="paragraph" w:customStyle="1" w:styleId="xl73">
    <w:name w:val="xl73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b/>
      <w:bCs/>
      <w:sz w:val="20"/>
      <w:szCs w:val="20"/>
      <w:lang w:val="en-AU"/>
    </w:rPr>
  </w:style>
  <w:style w:type="paragraph" w:customStyle="1" w:styleId="xl74">
    <w:name w:val="xl74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" w:hAnsi="Calibri"/>
      <w:b/>
      <w:bCs/>
      <w:color w:val="000000"/>
      <w:sz w:val="20"/>
      <w:szCs w:val="20"/>
      <w:lang w:val="en-AU"/>
    </w:rPr>
  </w:style>
  <w:style w:type="paragraph" w:customStyle="1" w:styleId="xl75">
    <w:name w:val="xl75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76">
    <w:name w:val="xl76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77">
    <w:name w:val="xl77"/>
    <w:basedOn w:val="Normal"/>
    <w:uiPriority w:val="99"/>
    <w:rsid w:val="00C235F1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Zapf Dingbats" w:hAnsi="Zapf Dingbats"/>
      <w:color w:val="000000"/>
      <w:sz w:val="20"/>
      <w:szCs w:val="20"/>
      <w:lang w:val="en-AU"/>
    </w:rPr>
  </w:style>
  <w:style w:type="paragraph" w:customStyle="1" w:styleId="xl78">
    <w:name w:val="xl78"/>
    <w:basedOn w:val="Normal"/>
    <w:uiPriority w:val="99"/>
    <w:rsid w:val="00C235F1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customStyle="1" w:styleId="xl79">
    <w:name w:val="xl79"/>
    <w:basedOn w:val="Normal"/>
    <w:uiPriority w:val="99"/>
    <w:rsid w:val="00C235F1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Zapf Dingbats" w:hAnsi="Zapf Dingbats"/>
      <w:color w:val="000000"/>
      <w:sz w:val="20"/>
      <w:szCs w:val="20"/>
      <w:lang w:val="en-AU"/>
    </w:rPr>
  </w:style>
  <w:style w:type="paragraph" w:customStyle="1" w:styleId="xl80">
    <w:name w:val="xl80"/>
    <w:basedOn w:val="Normal"/>
    <w:uiPriority w:val="99"/>
    <w:rsid w:val="00C235F1"/>
    <w:pPr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" w:hAnsi="Times"/>
      <w:sz w:val="20"/>
      <w:szCs w:val="20"/>
      <w:lang w:val="en-AU"/>
    </w:rPr>
  </w:style>
  <w:style w:type="paragraph" w:styleId="DocumentMap">
    <w:name w:val="Document Map"/>
    <w:basedOn w:val="Normal"/>
    <w:link w:val="DocumentMapChar"/>
    <w:uiPriority w:val="99"/>
    <w:semiHidden/>
    <w:rsid w:val="001B220D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locked/>
    <w:rsid w:val="001B220D"/>
    <w:rPr>
      <w:rFonts w:ascii="Lucida Grande" w:hAnsi="Lucida Grande" w:cs="Lucida Grande"/>
    </w:rPr>
  </w:style>
  <w:style w:type="character" w:styleId="CommentReference">
    <w:name w:val="annotation reference"/>
    <w:basedOn w:val="DefaultParagraphFont"/>
    <w:uiPriority w:val="99"/>
    <w:semiHidden/>
    <w:rsid w:val="00D85E59"/>
    <w:rPr>
      <w:rFonts w:cs="Times New Roman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rsid w:val="00D85E59"/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D85E59"/>
    <w:rPr>
      <w:rFonts w:ascii="Cambria" w:eastAsia="｢ﾛ｢・ｩ嶸ﾂ" w:hAnsi="Cambria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75329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75329E"/>
    <w:rPr>
      <w:rFonts w:ascii="Cambria" w:eastAsia="｢ﾛ｢・ｩ嶸ﾂ" w:hAnsi="Cambria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7542C"/>
    <w:rPr>
      <w:sz w:val="24"/>
      <w:szCs w:val="24"/>
      <w:lang w:eastAsia="en-US"/>
    </w:rPr>
  </w:style>
  <w:style w:type="paragraph" w:styleId="FootnoteText">
    <w:name w:val="footnote text"/>
    <w:basedOn w:val="Normal"/>
    <w:link w:val="FootnoteTextChar"/>
    <w:uiPriority w:val="99"/>
    <w:rsid w:val="0082527E"/>
  </w:style>
  <w:style w:type="character" w:customStyle="1" w:styleId="FootnoteTextChar">
    <w:name w:val="Footnote Text Char"/>
    <w:basedOn w:val="DefaultParagraphFont"/>
    <w:link w:val="FootnoteText"/>
    <w:uiPriority w:val="99"/>
    <w:locked/>
    <w:rsid w:val="0082527E"/>
    <w:rPr>
      <w:rFonts w:cs="Times New Roman"/>
    </w:rPr>
  </w:style>
  <w:style w:type="character" w:styleId="FootnoteReference">
    <w:name w:val="footnote reference"/>
    <w:basedOn w:val="DefaultParagraphFont"/>
    <w:uiPriority w:val="99"/>
    <w:rsid w:val="0082527E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rsid w:val="00FE6910"/>
    <w:pPr>
      <w:spacing w:before="100" w:beforeAutospacing="1" w:after="100" w:afterAutospacing="1"/>
    </w:pPr>
    <w:rPr>
      <w:rFonts w:ascii="Times" w:hAnsi="Times"/>
      <w:sz w:val="20"/>
      <w:szCs w:val="20"/>
      <w:lang w:val="en-AU"/>
    </w:rPr>
  </w:style>
  <w:style w:type="paragraph" w:styleId="TOC1">
    <w:name w:val="toc 1"/>
    <w:basedOn w:val="Normal"/>
    <w:next w:val="Normal"/>
    <w:autoRedefine/>
    <w:uiPriority w:val="39"/>
    <w:locked/>
    <w:rsid w:val="00B36C8A"/>
  </w:style>
  <w:style w:type="paragraph" w:styleId="TOC2">
    <w:name w:val="toc 2"/>
    <w:basedOn w:val="Normal"/>
    <w:next w:val="Normal"/>
    <w:autoRedefine/>
    <w:uiPriority w:val="39"/>
    <w:locked/>
    <w:rsid w:val="00B36C8A"/>
    <w:pPr>
      <w:ind w:leftChars="200" w:left="480"/>
    </w:pPr>
  </w:style>
  <w:style w:type="paragraph" w:styleId="TOC3">
    <w:name w:val="toc 3"/>
    <w:basedOn w:val="Normal"/>
    <w:next w:val="Normal"/>
    <w:autoRedefine/>
    <w:uiPriority w:val="39"/>
    <w:locked/>
    <w:rsid w:val="00B36C8A"/>
    <w:pPr>
      <w:ind w:leftChars="400" w:left="960"/>
    </w:pPr>
  </w:style>
  <w:style w:type="character" w:customStyle="1" w:styleId="ManuscriptNormalChar">
    <w:name w:val="Manuscript Normal Char"/>
    <w:basedOn w:val="DefaultParagraphFont"/>
    <w:link w:val="ManuscriptNormal"/>
    <w:uiPriority w:val="99"/>
    <w:locked/>
    <w:rsid w:val="002731EB"/>
    <w:rPr>
      <w:rFonts w:eastAsia="｢ﾛ｢・ｩ嶸ﾂ" w:cs="Times New Roman"/>
      <w:sz w:val="24"/>
      <w:szCs w:val="24"/>
      <w:lang w:val="en-US" w:eastAsia="en-US" w:bidi="ar-SA"/>
    </w:rPr>
  </w:style>
  <w:style w:type="paragraph" w:customStyle="1" w:styleId="TOC">
    <w:name w:val="TOC"/>
    <w:basedOn w:val="ManuscriptNormal"/>
    <w:uiPriority w:val="99"/>
    <w:rsid w:val="005625FE"/>
    <w:pPr>
      <w:tabs>
        <w:tab w:val="left" w:pos="341"/>
        <w:tab w:val="left" w:pos="852"/>
        <w:tab w:val="left" w:pos="1020"/>
        <w:tab w:val="left" w:pos="1248"/>
        <w:tab w:val="right" w:leader="dot" w:pos="8732"/>
      </w:tabs>
      <w:ind w:right="567" w:firstLine="0"/>
    </w:pPr>
  </w:style>
  <w:style w:type="character" w:styleId="FollowedHyperlink">
    <w:name w:val="FollowedHyperlink"/>
    <w:basedOn w:val="DefaultParagraphFont"/>
    <w:uiPriority w:val="99"/>
    <w:semiHidden/>
    <w:unhideWhenUsed/>
    <w:rsid w:val="003A141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emf"/><Relationship Id="rId12" Type="http://schemas.openxmlformats.org/officeDocument/2006/relationships/comments" Target="comments.xml"/><Relationship Id="rId13" Type="http://schemas.openxmlformats.org/officeDocument/2006/relationships/image" Target="media/image3.emf"/><Relationship Id="rId14" Type="http://schemas.openxmlformats.org/officeDocument/2006/relationships/image" Target="media/image4.emf"/><Relationship Id="rId15" Type="http://schemas.openxmlformats.org/officeDocument/2006/relationships/hyperlink" Target="http://biocarta.com/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footer" Target="footer1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68A4A05-088A-F349-BF28-CA55F0441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37</Pages>
  <Words>61114</Words>
  <Characters>348355</Characters>
  <Application>Microsoft Macintosh Word</Application>
  <DocSecurity>0</DocSecurity>
  <Lines>2902</Lines>
  <Paragraphs>817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Liu</dc:creator>
  <cp:keywords/>
  <dc:description/>
  <cp:lastModifiedBy>Kim-Anh Le Cao</cp:lastModifiedBy>
  <cp:revision>10</cp:revision>
  <cp:lastPrinted>2013-06-19T05:32:00Z</cp:lastPrinted>
  <dcterms:created xsi:type="dcterms:W3CDTF">2016-01-15T05:35:00Z</dcterms:created>
  <dcterms:modified xsi:type="dcterms:W3CDTF">2016-01-15T05:52:00Z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PERS2_INFO_01">
    <vt:lpwstr>&lt;info&gt;&lt;style id="http://www.zotero.org/styles/nucleic-acids-research"/&gt;&lt;hasBiblio/&gt;&lt;format class="21"/&gt;&lt;count citations="141" publications="110"/&gt;&lt;/info&gt;PAPERS2_INFO_END</vt:lpwstr>
  </property>
</Properties>
</file>